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iff" ContentType="image/tiff"/>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2A580E" w14:textId="13E544AF" w:rsidR="00211DD9" w:rsidRPr="00440710" w:rsidRDefault="00211DD9" w:rsidP="00211DD9">
      <w:pPr>
        <w:tabs>
          <w:tab w:val="left" w:pos="8070"/>
          <w:tab w:val="right" w:pos="9240"/>
        </w:tabs>
        <w:adjustRightInd w:val="0"/>
        <w:snapToGrid w:val="0"/>
        <w:spacing w:line="200" w:lineRule="atLeast"/>
        <w:rPr>
          <w:rFonts w:eastAsia="方正书宋简体"/>
          <w:spacing w:val="2"/>
          <w:sz w:val="18"/>
          <w:szCs w:val="20"/>
        </w:rPr>
      </w:pPr>
      <w:r>
        <w:rPr>
          <w:rFonts w:eastAsia="方正书宋简体"/>
          <w:spacing w:val="2"/>
          <w:sz w:val="18"/>
          <w:szCs w:val="20"/>
        </w:rPr>
        <w:fldChar w:fldCharType="begin"/>
      </w:r>
      <w:r>
        <w:rPr>
          <w:rFonts w:eastAsia="方正书宋简体"/>
          <w:spacing w:val="2"/>
          <w:sz w:val="18"/>
          <w:szCs w:val="20"/>
        </w:rPr>
        <w:instrText xml:space="preserve"> MACROBUTTON MTEditEquationSection2 </w:instrText>
      </w:r>
      <w:r w:rsidRPr="009D4E19">
        <w:rPr>
          <w:rStyle w:val="MTEquationSection"/>
          <w:rFonts w:hint="eastAsia"/>
        </w:rPr>
        <w:instrText>公式章</w:instrText>
      </w:r>
      <w:r w:rsidRPr="009D4E19">
        <w:rPr>
          <w:rStyle w:val="MTEquationSection"/>
        </w:rPr>
        <w:instrText xml:space="preserve"> 1 </w:instrText>
      </w:r>
      <w:r w:rsidRPr="009D4E19">
        <w:rPr>
          <w:rStyle w:val="MTEquationSection"/>
          <w:rFonts w:hint="eastAsia"/>
        </w:rPr>
        <w:instrText>节</w:instrText>
      </w:r>
      <w:r w:rsidRPr="009D4E19">
        <w:rPr>
          <w:rStyle w:val="MTEquationSection"/>
        </w:rPr>
        <w:instrText xml:space="preserve"> 1</w:instrText>
      </w:r>
      <w:r>
        <w:rPr>
          <w:rFonts w:eastAsia="方正书宋简体"/>
          <w:spacing w:val="2"/>
          <w:sz w:val="18"/>
          <w:szCs w:val="20"/>
        </w:rPr>
        <w:fldChar w:fldCharType="begin"/>
      </w:r>
      <w:r>
        <w:rPr>
          <w:rFonts w:eastAsia="方正书宋简体"/>
          <w:spacing w:val="2"/>
          <w:sz w:val="18"/>
          <w:szCs w:val="20"/>
        </w:rPr>
        <w:instrText xml:space="preserve"> </w:instrText>
      </w:r>
      <w:r>
        <w:rPr>
          <w:rFonts w:eastAsia="方正书宋简体" w:hint="eastAsia"/>
          <w:spacing w:val="2"/>
          <w:sz w:val="18"/>
          <w:szCs w:val="20"/>
        </w:rPr>
        <w:instrText>SEQ MTEqn \r \h \* MERGEFORMAT</w:instrText>
      </w:r>
      <w:r>
        <w:rPr>
          <w:rFonts w:eastAsia="方正书宋简体"/>
          <w:spacing w:val="2"/>
          <w:sz w:val="18"/>
          <w:szCs w:val="20"/>
        </w:rPr>
        <w:instrText xml:space="preserve"> </w:instrText>
      </w:r>
      <w:r>
        <w:rPr>
          <w:rFonts w:eastAsia="方正书宋简体"/>
          <w:spacing w:val="2"/>
          <w:sz w:val="18"/>
          <w:szCs w:val="20"/>
        </w:rPr>
        <w:fldChar w:fldCharType="end"/>
      </w:r>
      <w:r>
        <w:rPr>
          <w:rFonts w:eastAsia="方正书宋简体"/>
          <w:spacing w:val="2"/>
          <w:sz w:val="18"/>
          <w:szCs w:val="20"/>
        </w:rPr>
        <w:fldChar w:fldCharType="begin"/>
      </w:r>
      <w:r>
        <w:rPr>
          <w:rFonts w:eastAsia="方正书宋简体"/>
          <w:spacing w:val="2"/>
          <w:sz w:val="18"/>
          <w:szCs w:val="20"/>
        </w:rPr>
        <w:instrText xml:space="preserve"> SEQ MTSec \r 1 \h \* MERGEFORMAT </w:instrText>
      </w:r>
      <w:r>
        <w:rPr>
          <w:rFonts w:eastAsia="方正书宋简体"/>
          <w:spacing w:val="2"/>
          <w:sz w:val="18"/>
          <w:szCs w:val="20"/>
        </w:rPr>
        <w:fldChar w:fldCharType="end"/>
      </w:r>
      <w:r>
        <w:rPr>
          <w:rFonts w:eastAsia="方正书宋简体"/>
          <w:spacing w:val="2"/>
          <w:sz w:val="18"/>
          <w:szCs w:val="20"/>
        </w:rPr>
        <w:fldChar w:fldCharType="begin"/>
      </w:r>
      <w:r>
        <w:rPr>
          <w:rFonts w:eastAsia="方正书宋简体"/>
          <w:spacing w:val="2"/>
          <w:sz w:val="18"/>
          <w:szCs w:val="20"/>
        </w:rPr>
        <w:instrText xml:space="preserve"> SEQ MTChap \r 1 \h \* MERGEFORMAT </w:instrText>
      </w:r>
      <w:r>
        <w:rPr>
          <w:rFonts w:eastAsia="方正书宋简体"/>
          <w:spacing w:val="2"/>
          <w:sz w:val="18"/>
          <w:szCs w:val="20"/>
        </w:rPr>
        <w:fldChar w:fldCharType="end"/>
      </w:r>
      <w:r>
        <w:rPr>
          <w:rFonts w:eastAsia="方正书宋简体"/>
          <w:spacing w:val="2"/>
          <w:sz w:val="18"/>
          <w:szCs w:val="20"/>
        </w:rPr>
        <w:fldChar w:fldCharType="end"/>
      </w:r>
      <w:r w:rsidRPr="00440710">
        <w:rPr>
          <w:rFonts w:eastAsia="方正书宋简体"/>
          <w:spacing w:val="2"/>
          <w:sz w:val="18"/>
          <w:szCs w:val="20"/>
        </w:rPr>
        <w:t>DOI: 10.7500/AEPS</w:t>
      </w:r>
      <w:r w:rsidRPr="00440710">
        <w:rPr>
          <w:rFonts w:eastAsia="方正书宋简体" w:hint="eastAsia"/>
          <w:spacing w:val="2"/>
          <w:sz w:val="18"/>
          <w:szCs w:val="20"/>
        </w:rPr>
        <w:t>稿件编号</w:t>
      </w:r>
    </w:p>
    <w:p w14:paraId="6E80D3FF" w14:textId="77777777" w:rsidR="00211DD9" w:rsidRPr="00440710" w:rsidRDefault="00211DD9" w:rsidP="00211DD9">
      <w:pPr>
        <w:keepNext/>
        <w:keepLines/>
        <w:snapToGrid w:val="0"/>
        <w:spacing w:before="840" w:after="320" w:line="0" w:lineRule="atLeast"/>
        <w:jc w:val="center"/>
        <w:outlineLvl w:val="0"/>
        <w:rPr>
          <w:rFonts w:eastAsia="黑体"/>
          <w:bCs/>
          <w:snapToGrid w:val="0"/>
          <w:spacing w:val="4"/>
          <w:kern w:val="44"/>
          <w:sz w:val="36"/>
          <w:szCs w:val="36"/>
        </w:rPr>
      </w:pPr>
      <w:r>
        <w:rPr>
          <w:rFonts w:eastAsia="黑体" w:hint="eastAsia"/>
          <w:bCs/>
          <w:snapToGrid w:val="0"/>
          <w:spacing w:val="4"/>
          <w:kern w:val="44"/>
          <w:sz w:val="36"/>
          <w:szCs w:val="36"/>
        </w:rPr>
        <w:t>基于修正晴空模型的超短期光伏功率预测技术</w:t>
      </w:r>
    </w:p>
    <w:p w14:paraId="5F51BF57" w14:textId="17A46415" w:rsidR="00211DD9" w:rsidRPr="00A27006" w:rsidRDefault="00941907" w:rsidP="00211DD9">
      <w:pPr>
        <w:keepNext/>
        <w:keepLines/>
        <w:snapToGrid w:val="0"/>
        <w:spacing w:before="40" w:after="60"/>
        <w:jc w:val="center"/>
        <w:outlineLvl w:val="1"/>
        <w:rPr>
          <w:rFonts w:ascii="方正仿宋简体" w:eastAsia="方正仿宋简体"/>
          <w:bCs/>
          <w:spacing w:val="2"/>
          <w:w w:val="88"/>
          <w:sz w:val="24"/>
          <w:vertAlign w:val="superscript"/>
        </w:rPr>
      </w:pPr>
      <w:r>
        <w:rPr>
          <w:rFonts w:ascii="方正仿宋简体" w:eastAsia="方正仿宋简体" w:hint="eastAsia"/>
          <w:bCs/>
          <w:spacing w:val="2"/>
          <w:w w:val="88"/>
          <w:sz w:val="24"/>
        </w:rPr>
        <w:t>马原</w:t>
      </w:r>
      <w:r w:rsidR="00211DD9" w:rsidRPr="00A27006">
        <w:rPr>
          <w:rFonts w:ascii="方正仿宋简体" w:eastAsia="方正仿宋简体"/>
          <w:bCs/>
          <w:spacing w:val="2"/>
          <w:w w:val="88"/>
          <w:sz w:val="24"/>
          <w:vertAlign w:val="superscript"/>
        </w:rPr>
        <w:t>1</w:t>
      </w:r>
      <w:r w:rsidR="000C1435">
        <w:rPr>
          <w:rFonts w:ascii="方正仿宋简体" w:eastAsia="方正仿宋简体"/>
          <w:bCs/>
          <w:spacing w:val="2"/>
          <w:w w:val="88"/>
          <w:sz w:val="24"/>
          <w:vertAlign w:val="superscript"/>
        </w:rPr>
        <w:t>,2</w:t>
      </w:r>
      <w:r w:rsidR="00211DD9" w:rsidRPr="00A27006">
        <w:rPr>
          <w:rFonts w:ascii="方正仿宋简体" w:eastAsia="方正仿宋简体"/>
          <w:bCs/>
          <w:spacing w:val="2"/>
          <w:w w:val="88"/>
          <w:sz w:val="24"/>
        </w:rPr>
        <w:t xml:space="preserve">, </w:t>
      </w:r>
      <w:r>
        <w:rPr>
          <w:rFonts w:ascii="方正仿宋简体" w:eastAsia="方正仿宋简体" w:hint="eastAsia"/>
          <w:bCs/>
          <w:spacing w:val="2"/>
          <w:w w:val="88"/>
          <w:sz w:val="24"/>
        </w:rPr>
        <w:t>张雪敏</w:t>
      </w:r>
      <w:r>
        <w:rPr>
          <w:rFonts w:ascii="方正仿宋简体" w:eastAsia="方正仿宋简体"/>
          <w:bCs/>
          <w:spacing w:val="2"/>
          <w:w w:val="88"/>
          <w:sz w:val="24"/>
          <w:vertAlign w:val="superscript"/>
        </w:rPr>
        <w:t>1</w:t>
      </w:r>
      <w:r w:rsidR="000C1435">
        <w:rPr>
          <w:rFonts w:ascii="方正仿宋简体" w:eastAsia="方正仿宋简体"/>
          <w:bCs/>
          <w:spacing w:val="2"/>
          <w:w w:val="88"/>
          <w:sz w:val="24"/>
          <w:vertAlign w:val="superscript"/>
        </w:rPr>
        <w:t>,2</w:t>
      </w:r>
      <w:r w:rsidR="00211DD9" w:rsidRPr="00A27006">
        <w:rPr>
          <w:rFonts w:ascii="方正仿宋简体" w:eastAsia="方正仿宋简体" w:hint="eastAsia"/>
          <w:bCs/>
          <w:spacing w:val="2"/>
          <w:w w:val="88"/>
          <w:sz w:val="24"/>
        </w:rPr>
        <w:t>，</w:t>
      </w:r>
      <w:r>
        <w:rPr>
          <w:rFonts w:ascii="方正仿宋简体" w:eastAsia="方正仿宋简体" w:hint="eastAsia"/>
          <w:bCs/>
          <w:spacing w:val="2"/>
          <w:w w:val="88"/>
          <w:sz w:val="24"/>
        </w:rPr>
        <w:t>甄钊</w:t>
      </w:r>
      <w:r>
        <w:rPr>
          <w:rFonts w:ascii="方正仿宋简体" w:eastAsia="方正仿宋简体"/>
          <w:bCs/>
          <w:spacing w:val="2"/>
          <w:w w:val="88"/>
          <w:sz w:val="24"/>
          <w:vertAlign w:val="superscript"/>
        </w:rPr>
        <w:t>1</w:t>
      </w:r>
      <w:r w:rsidR="000C1435">
        <w:rPr>
          <w:rFonts w:ascii="方正仿宋简体" w:eastAsia="方正仿宋简体"/>
          <w:bCs/>
          <w:spacing w:val="2"/>
          <w:w w:val="88"/>
          <w:sz w:val="24"/>
          <w:vertAlign w:val="superscript"/>
        </w:rPr>
        <w:t>,2</w:t>
      </w:r>
      <w:r>
        <w:rPr>
          <w:rFonts w:ascii="方正仿宋简体" w:eastAsia="方正仿宋简体" w:hint="eastAsia"/>
          <w:bCs/>
          <w:spacing w:val="2"/>
          <w:w w:val="88"/>
          <w:sz w:val="24"/>
        </w:rPr>
        <w:t>，梅生伟</w:t>
      </w:r>
      <w:r>
        <w:rPr>
          <w:rFonts w:ascii="方正仿宋简体" w:eastAsia="方正仿宋简体"/>
          <w:bCs/>
          <w:spacing w:val="2"/>
          <w:w w:val="88"/>
          <w:sz w:val="24"/>
          <w:vertAlign w:val="superscript"/>
        </w:rPr>
        <w:t>1</w:t>
      </w:r>
      <w:r w:rsidR="000C1435">
        <w:rPr>
          <w:rFonts w:ascii="方正仿宋简体" w:eastAsia="方正仿宋简体"/>
          <w:bCs/>
          <w:spacing w:val="2"/>
          <w:w w:val="88"/>
          <w:sz w:val="24"/>
          <w:vertAlign w:val="superscript"/>
        </w:rPr>
        <w:t>,2</w:t>
      </w:r>
    </w:p>
    <w:p w14:paraId="06537873" w14:textId="1DCA7E1B" w:rsidR="00C76E51" w:rsidRPr="009D4E19" w:rsidRDefault="00C76E51" w:rsidP="009D4E19">
      <w:pPr>
        <w:snapToGrid w:val="0"/>
        <w:spacing w:line="276" w:lineRule="auto"/>
        <w:jc w:val="center"/>
        <w:rPr>
          <w:spacing w:val="2"/>
          <w:sz w:val="18"/>
          <w:szCs w:val="18"/>
        </w:rPr>
      </w:pPr>
      <w:r w:rsidRPr="00164DE1">
        <w:rPr>
          <w:rFonts w:ascii="宋体" w:hAnsi="宋体" w:cs="宋体"/>
          <w:spacing w:val="2"/>
          <w:sz w:val="18"/>
          <w:szCs w:val="18"/>
        </w:rPr>
        <w:t>(1.</w:t>
      </w:r>
      <w:r w:rsidR="00675FA2" w:rsidRPr="009D4E19">
        <w:rPr>
          <w:rFonts w:hint="eastAsia"/>
          <w:spacing w:val="2"/>
          <w:sz w:val="18"/>
          <w:szCs w:val="18"/>
        </w:rPr>
        <w:t>清华大学电机工程与应用电子技术系，北京市</w:t>
      </w:r>
      <w:r w:rsidR="00675FA2" w:rsidRPr="009D4E19">
        <w:rPr>
          <w:spacing w:val="2"/>
          <w:sz w:val="18"/>
          <w:szCs w:val="18"/>
        </w:rPr>
        <w:t xml:space="preserve"> 100084</w:t>
      </w:r>
      <w:r w:rsidR="00675FA2" w:rsidRPr="009D4E19">
        <w:rPr>
          <w:rFonts w:hint="eastAsia"/>
          <w:spacing w:val="2"/>
          <w:sz w:val="18"/>
          <w:szCs w:val="18"/>
        </w:rPr>
        <w:t>；</w:t>
      </w:r>
    </w:p>
    <w:p w14:paraId="5E266769" w14:textId="7C395991" w:rsidR="00211DD9" w:rsidRPr="009D4E19" w:rsidRDefault="00675FA2" w:rsidP="009D4E19">
      <w:pPr>
        <w:jc w:val="center"/>
        <w:rPr>
          <w:spacing w:val="2"/>
          <w:sz w:val="18"/>
          <w:szCs w:val="18"/>
        </w:rPr>
      </w:pPr>
      <w:r w:rsidRPr="009D4E19">
        <w:rPr>
          <w:spacing w:val="2"/>
          <w:sz w:val="18"/>
          <w:szCs w:val="18"/>
        </w:rPr>
        <w:t>2</w:t>
      </w:r>
      <w:r w:rsidR="00C76E51">
        <w:rPr>
          <w:spacing w:val="2"/>
          <w:sz w:val="18"/>
          <w:szCs w:val="18"/>
        </w:rPr>
        <w:t xml:space="preserve">. </w:t>
      </w:r>
      <w:r w:rsidRPr="009D4E19">
        <w:rPr>
          <w:rFonts w:hint="eastAsia"/>
          <w:spacing w:val="2"/>
          <w:sz w:val="18"/>
          <w:szCs w:val="18"/>
        </w:rPr>
        <w:t>电力系统及发电设备控制和仿真国家重点实验室，清华大学，北京市</w:t>
      </w:r>
      <w:r w:rsidRPr="009D4E19">
        <w:rPr>
          <w:spacing w:val="2"/>
          <w:sz w:val="18"/>
          <w:szCs w:val="18"/>
        </w:rPr>
        <w:t xml:space="preserve"> 100084</w:t>
      </w:r>
      <w:r w:rsidR="00211DD9" w:rsidRPr="009D4E19">
        <w:rPr>
          <w:spacing w:val="2"/>
          <w:sz w:val="18"/>
          <w:szCs w:val="18"/>
        </w:rPr>
        <w:t>)</w:t>
      </w:r>
    </w:p>
    <w:p w14:paraId="5E498ACA" w14:textId="04536E1D" w:rsidR="00334AC3" w:rsidRDefault="00211DD9" w:rsidP="009D4E19">
      <w:pPr>
        <w:snapToGrid w:val="0"/>
        <w:spacing w:line="276" w:lineRule="auto"/>
        <w:rPr>
          <w:rFonts w:ascii="楷体_GB2312" w:eastAsia="楷体_GB2312" w:hAnsi="楷体" w:cs="宋体"/>
          <w:spacing w:val="2"/>
          <w:szCs w:val="21"/>
        </w:rPr>
      </w:pPr>
      <w:r w:rsidRPr="00440710">
        <w:rPr>
          <w:rFonts w:ascii="黑体" w:eastAsia="黑体" w:hAnsi="黑体" w:hint="eastAsia"/>
          <w:snapToGrid w:val="0"/>
          <w:spacing w:val="2"/>
          <w:szCs w:val="21"/>
        </w:rPr>
        <w:t>摘要：</w:t>
      </w:r>
      <w:bookmarkStart w:id="0" w:name="OLE_LINK4"/>
      <w:r w:rsidR="00E300BE">
        <w:rPr>
          <w:rFonts w:ascii="楷体_GB2312" w:eastAsia="楷体_GB2312" w:hAnsi="楷体" w:cs="宋体" w:hint="eastAsia"/>
          <w:spacing w:val="2"/>
          <w:szCs w:val="21"/>
        </w:rPr>
        <w:t>本文旨在提高晴空</w:t>
      </w:r>
      <w:r w:rsidR="008A5E6A">
        <w:rPr>
          <w:rFonts w:ascii="楷体_GB2312" w:eastAsia="楷体_GB2312" w:hAnsi="楷体" w:cs="宋体" w:hint="eastAsia"/>
          <w:spacing w:val="2"/>
          <w:szCs w:val="21"/>
        </w:rPr>
        <w:t>及小波动</w:t>
      </w:r>
      <w:r w:rsidR="00E300BE">
        <w:rPr>
          <w:rFonts w:ascii="楷体_GB2312" w:eastAsia="楷体_GB2312" w:hAnsi="楷体" w:cs="宋体" w:hint="eastAsia"/>
          <w:spacing w:val="2"/>
          <w:szCs w:val="21"/>
        </w:rPr>
        <w:t>条件下的</w:t>
      </w:r>
      <w:r w:rsidR="00E300BE" w:rsidRPr="006617FC">
        <w:rPr>
          <w:rFonts w:ascii="楷体_GB2312" w:eastAsia="楷体_GB2312" w:hAnsi="楷体" w:cs="宋体" w:hint="eastAsia"/>
          <w:spacing w:val="2"/>
          <w:szCs w:val="21"/>
        </w:rPr>
        <w:t>光伏功率超短期预测</w:t>
      </w:r>
      <w:r w:rsidR="00E300BE">
        <w:rPr>
          <w:rFonts w:ascii="楷体_GB2312" w:eastAsia="楷体_GB2312" w:hAnsi="楷体" w:cs="宋体" w:hint="eastAsia"/>
          <w:spacing w:val="2"/>
          <w:szCs w:val="21"/>
        </w:rPr>
        <w:t>精度。虽然，</w:t>
      </w:r>
      <w:r w:rsidRPr="006617FC">
        <w:rPr>
          <w:rFonts w:ascii="楷体_GB2312" w:eastAsia="楷体_GB2312" w:hAnsi="楷体" w:cs="宋体" w:hint="eastAsia"/>
          <w:spacing w:val="2"/>
          <w:szCs w:val="21"/>
        </w:rPr>
        <w:t>太阳辐射的日周期性和年周期性使光伏功率序列</w:t>
      </w:r>
      <w:r w:rsidR="00E300BE">
        <w:rPr>
          <w:rFonts w:ascii="楷体_GB2312" w:eastAsia="楷体_GB2312" w:hAnsi="楷体" w:cs="宋体" w:hint="eastAsia"/>
          <w:spacing w:val="2"/>
          <w:szCs w:val="21"/>
        </w:rPr>
        <w:t>具有</w:t>
      </w:r>
      <w:r w:rsidRPr="006617FC">
        <w:rPr>
          <w:rFonts w:ascii="楷体_GB2312" w:eastAsia="楷体_GB2312" w:hAnsi="楷体" w:cs="宋体" w:hint="eastAsia"/>
          <w:spacing w:val="2"/>
          <w:szCs w:val="21"/>
        </w:rPr>
        <w:t>确定性分量，</w:t>
      </w:r>
      <w:r w:rsidR="00E300BE">
        <w:rPr>
          <w:rFonts w:ascii="楷体_GB2312" w:eastAsia="楷体_GB2312" w:hAnsi="楷体" w:cs="宋体" w:hint="eastAsia"/>
          <w:spacing w:val="2"/>
          <w:szCs w:val="21"/>
        </w:rPr>
        <w:t>但是</w:t>
      </w:r>
      <w:r w:rsidR="00E300BE" w:rsidRPr="006617FC">
        <w:rPr>
          <w:rFonts w:ascii="楷体_GB2312" w:eastAsia="楷体_GB2312" w:hAnsi="楷体" w:cs="宋体" w:hint="eastAsia"/>
          <w:spacing w:val="2"/>
          <w:szCs w:val="21"/>
        </w:rPr>
        <w:t>电站和当地</w:t>
      </w:r>
      <w:r w:rsidR="00E300BE">
        <w:rPr>
          <w:rFonts w:ascii="楷体_GB2312" w:eastAsia="楷体_GB2312" w:hAnsi="楷体" w:cs="宋体" w:hint="eastAsia"/>
          <w:spacing w:val="2"/>
          <w:szCs w:val="21"/>
        </w:rPr>
        <w:t>气象的详细参数随时间变化且难以获取。为此，本文</w:t>
      </w:r>
      <w:r w:rsidRPr="006617FC">
        <w:rPr>
          <w:rFonts w:ascii="楷体_GB2312" w:eastAsia="楷体_GB2312" w:hAnsi="楷体" w:cs="宋体" w:hint="eastAsia"/>
          <w:spacing w:val="2"/>
          <w:szCs w:val="21"/>
        </w:rPr>
        <w:t>提出一个</w:t>
      </w:r>
      <w:r w:rsidR="00E300BE">
        <w:rPr>
          <w:rFonts w:ascii="楷体_GB2312" w:eastAsia="楷体_GB2312" w:hAnsi="楷体" w:cs="宋体" w:hint="eastAsia"/>
          <w:spacing w:val="2"/>
          <w:szCs w:val="21"/>
        </w:rPr>
        <w:t>仅依赖少量</w:t>
      </w:r>
      <w:r w:rsidRPr="006617FC">
        <w:rPr>
          <w:rFonts w:ascii="楷体_GB2312" w:eastAsia="楷体_GB2312" w:hAnsi="楷体" w:cs="宋体" w:hint="eastAsia"/>
          <w:spacing w:val="2"/>
          <w:szCs w:val="21"/>
        </w:rPr>
        <w:t>参数的改进晴空功率</w:t>
      </w:r>
      <w:r>
        <w:rPr>
          <w:rFonts w:ascii="楷体_GB2312" w:eastAsia="楷体_GB2312" w:hAnsi="楷体" w:cs="宋体" w:hint="eastAsia"/>
          <w:spacing w:val="2"/>
          <w:szCs w:val="21"/>
        </w:rPr>
        <w:t>计算</w:t>
      </w:r>
      <w:r w:rsidRPr="006617FC">
        <w:rPr>
          <w:rFonts w:ascii="楷体_GB2312" w:eastAsia="楷体_GB2312" w:hAnsi="楷体" w:cs="宋体" w:hint="eastAsia"/>
          <w:spacing w:val="2"/>
          <w:szCs w:val="21"/>
        </w:rPr>
        <w:t>模型，并在此基础上构建了在线更新</w:t>
      </w:r>
      <w:r w:rsidR="008A5E6A">
        <w:rPr>
          <w:rFonts w:ascii="楷体_GB2312" w:eastAsia="楷体_GB2312" w:hAnsi="楷体" w:cs="宋体" w:hint="eastAsia"/>
          <w:spacing w:val="2"/>
          <w:szCs w:val="21"/>
        </w:rPr>
        <w:t>参数</w:t>
      </w:r>
      <w:r w:rsidRPr="006617FC">
        <w:rPr>
          <w:rFonts w:ascii="楷体_GB2312" w:eastAsia="楷体_GB2312" w:hAnsi="楷体" w:cs="宋体" w:hint="eastAsia"/>
          <w:spacing w:val="2"/>
          <w:szCs w:val="21"/>
        </w:rPr>
        <w:t>的预测算法，</w:t>
      </w:r>
      <w:r w:rsidR="00941907" w:rsidRPr="006617FC">
        <w:rPr>
          <w:rFonts w:ascii="楷体_GB2312" w:eastAsia="楷体_GB2312" w:hAnsi="楷体" w:cs="宋体" w:hint="eastAsia"/>
          <w:spacing w:val="2"/>
          <w:szCs w:val="21"/>
        </w:rPr>
        <w:t>预测</w:t>
      </w:r>
      <w:r w:rsidRPr="006617FC">
        <w:rPr>
          <w:rFonts w:ascii="楷体_GB2312" w:eastAsia="楷体_GB2312" w:hAnsi="楷体" w:cs="宋体" w:hint="eastAsia"/>
          <w:spacing w:val="2"/>
          <w:szCs w:val="21"/>
        </w:rPr>
        <w:t>小波动天气下光伏电站未来四小时的功率。</w:t>
      </w:r>
      <w:r w:rsidR="008A5E6A">
        <w:rPr>
          <w:rFonts w:ascii="楷体_GB2312" w:eastAsia="楷体_GB2312" w:hAnsi="楷体" w:cs="宋体" w:hint="eastAsia"/>
          <w:spacing w:val="2"/>
          <w:szCs w:val="21"/>
        </w:rPr>
        <w:t>采用吉林省某电站的数据进行了测试，结果表明</w:t>
      </w:r>
      <w:r w:rsidR="00941907">
        <w:rPr>
          <w:rFonts w:ascii="楷体_GB2312" w:eastAsia="楷体_GB2312" w:hAnsi="楷体" w:cs="宋体" w:hint="eastAsia"/>
          <w:spacing w:val="2"/>
          <w:szCs w:val="21"/>
        </w:rPr>
        <w:t>：</w:t>
      </w:r>
      <w:r w:rsidR="008A5E6A">
        <w:rPr>
          <w:rFonts w:ascii="楷体_GB2312" w:eastAsia="楷体_GB2312" w:hAnsi="楷体" w:cs="宋体" w:hint="eastAsia"/>
          <w:spacing w:val="2"/>
          <w:szCs w:val="21"/>
        </w:rPr>
        <w:t>所提</w:t>
      </w:r>
      <w:r w:rsidRPr="006617FC">
        <w:rPr>
          <w:rFonts w:ascii="楷体_GB2312" w:eastAsia="楷体_GB2312" w:hAnsi="楷体" w:cs="宋体" w:hint="eastAsia"/>
          <w:spacing w:val="2"/>
          <w:szCs w:val="21"/>
        </w:rPr>
        <w:t>模型得到的晴空功率曲线可以较准确地拟合小波动天气下的电站出力，</w:t>
      </w:r>
      <w:r w:rsidR="008A5E6A">
        <w:rPr>
          <w:rFonts w:ascii="楷体_GB2312" w:eastAsia="楷体_GB2312" w:hAnsi="楷体" w:cs="宋体" w:hint="eastAsia"/>
          <w:spacing w:val="2"/>
          <w:szCs w:val="21"/>
        </w:rPr>
        <w:t>而基于在线更新参数的光伏预测结果</w:t>
      </w:r>
      <w:r w:rsidRPr="006617FC">
        <w:rPr>
          <w:rFonts w:ascii="楷体_GB2312" w:eastAsia="楷体_GB2312" w:hAnsi="楷体" w:cs="宋体" w:hint="eastAsia"/>
          <w:spacing w:val="2"/>
          <w:szCs w:val="21"/>
        </w:rPr>
        <w:t>可以使小波动天气第4小时预测误差降低到约3%</w:t>
      </w:r>
      <w:r w:rsidR="008A5E6A">
        <w:rPr>
          <w:rFonts w:ascii="楷体_GB2312" w:eastAsia="楷体_GB2312" w:hAnsi="楷体" w:cs="宋体" w:hint="eastAsia"/>
          <w:spacing w:val="2"/>
          <w:szCs w:val="21"/>
        </w:rPr>
        <w:t>，弥补了</w:t>
      </w:r>
      <w:r w:rsidR="00C51128">
        <w:rPr>
          <w:rFonts w:ascii="楷体_GB2312" w:eastAsia="楷体_GB2312" w:hAnsi="楷体" w:cs="宋体" w:hint="eastAsia"/>
          <w:spacing w:val="2"/>
          <w:szCs w:val="21"/>
        </w:rPr>
        <w:t>相邻晴天方法在一些场景下误差超过5%的不足</w:t>
      </w:r>
      <w:r w:rsidR="008A5E6A">
        <w:rPr>
          <w:rFonts w:ascii="楷体_GB2312" w:eastAsia="楷体_GB2312" w:hAnsi="楷体" w:cs="宋体" w:hint="eastAsia"/>
          <w:spacing w:val="2"/>
          <w:szCs w:val="21"/>
        </w:rPr>
        <w:t>。</w:t>
      </w:r>
      <w:r w:rsidR="00C51128">
        <w:rPr>
          <w:rFonts w:ascii="楷体_GB2312" w:eastAsia="楷体_GB2312" w:hAnsi="楷体" w:cs="宋体" w:hint="eastAsia"/>
          <w:spacing w:val="2"/>
          <w:szCs w:val="21"/>
        </w:rPr>
        <w:t>该方法不仅</w:t>
      </w:r>
      <w:r w:rsidR="00711E9F">
        <w:rPr>
          <w:rFonts w:ascii="楷体_GB2312" w:eastAsia="楷体_GB2312" w:hAnsi="楷体" w:cs="宋体" w:hint="eastAsia"/>
          <w:spacing w:val="2"/>
          <w:szCs w:val="21"/>
        </w:rPr>
        <w:t>可以</w:t>
      </w:r>
      <w:r w:rsidR="00C51128">
        <w:rPr>
          <w:rFonts w:ascii="楷体_GB2312" w:eastAsia="楷体_GB2312" w:hAnsi="楷体" w:cs="宋体" w:hint="eastAsia"/>
          <w:spacing w:val="2"/>
          <w:szCs w:val="21"/>
        </w:rPr>
        <w:t>提高小波动天气下光伏功率超短期预测精度，也为复杂天气条件下提供了更准确的平稳化基准。</w:t>
      </w:r>
    </w:p>
    <w:p w14:paraId="0D54C4AA" w14:textId="77777777" w:rsidR="00334AC3" w:rsidRPr="00440710" w:rsidRDefault="00334AC3" w:rsidP="009D4E19">
      <w:pPr>
        <w:snapToGrid w:val="0"/>
        <w:spacing w:after="320" w:line="320" w:lineRule="exact"/>
        <w:rPr>
          <w:rFonts w:eastAsia="楷体_GB2312"/>
          <w:bCs/>
          <w:snapToGrid w:val="0"/>
          <w:spacing w:val="2"/>
          <w:szCs w:val="21"/>
        </w:rPr>
      </w:pPr>
      <w:r w:rsidRPr="00440710">
        <w:rPr>
          <w:rFonts w:ascii="黑体" w:eastAsia="黑体" w:hAnsi="黑体" w:hint="eastAsia"/>
          <w:snapToGrid w:val="0"/>
          <w:spacing w:val="2"/>
          <w:szCs w:val="21"/>
        </w:rPr>
        <w:t>关键词：</w:t>
      </w:r>
      <w:r>
        <w:rPr>
          <w:rFonts w:eastAsia="楷体_GB2312" w:hint="eastAsia"/>
          <w:bCs/>
          <w:snapToGrid w:val="0"/>
          <w:spacing w:val="2"/>
          <w:szCs w:val="21"/>
        </w:rPr>
        <w:t>晴空模型</w:t>
      </w:r>
      <w:r w:rsidRPr="00440710">
        <w:rPr>
          <w:rFonts w:eastAsia="楷体_GB2312" w:hint="eastAsia"/>
          <w:bCs/>
          <w:snapToGrid w:val="0"/>
          <w:spacing w:val="2"/>
          <w:szCs w:val="21"/>
        </w:rPr>
        <w:t>；</w:t>
      </w:r>
      <w:r>
        <w:rPr>
          <w:rFonts w:eastAsia="楷体_GB2312" w:hint="eastAsia"/>
          <w:bCs/>
          <w:snapToGrid w:val="0"/>
          <w:spacing w:val="2"/>
          <w:szCs w:val="21"/>
        </w:rPr>
        <w:t>平稳化；光伏发电</w:t>
      </w:r>
      <w:r w:rsidRPr="00440710">
        <w:rPr>
          <w:rFonts w:eastAsia="楷体_GB2312" w:hint="eastAsia"/>
          <w:bCs/>
          <w:snapToGrid w:val="0"/>
          <w:spacing w:val="2"/>
          <w:szCs w:val="21"/>
        </w:rPr>
        <w:t>；</w:t>
      </w:r>
      <w:r>
        <w:rPr>
          <w:rFonts w:eastAsia="楷体_GB2312" w:hint="eastAsia"/>
          <w:bCs/>
          <w:snapToGrid w:val="0"/>
          <w:spacing w:val="2"/>
          <w:szCs w:val="21"/>
        </w:rPr>
        <w:t>超短期预测</w:t>
      </w:r>
    </w:p>
    <w:bookmarkEnd w:id="0"/>
    <w:p w14:paraId="7F9DF120" w14:textId="77777777" w:rsidR="00211DD9" w:rsidRPr="00C238FE" w:rsidRDefault="00211DD9" w:rsidP="009D4E19">
      <w:pPr>
        <w:snapToGrid w:val="0"/>
        <w:spacing w:after="320"/>
        <w:ind w:right="284"/>
        <w:rPr>
          <w:rFonts w:ascii="楷体" w:eastAsia="楷体" w:hAnsi="楷体" w:cs="宋体"/>
          <w:spacing w:val="2"/>
          <w:sz w:val="18"/>
          <w:szCs w:val="20"/>
        </w:rPr>
        <w:sectPr w:rsidR="00211DD9" w:rsidRPr="00C238FE" w:rsidSect="000557CB">
          <w:headerReference w:type="even" r:id="rId8"/>
          <w:headerReference w:type="default" r:id="rId9"/>
          <w:footerReference w:type="even" r:id="rId10"/>
          <w:footerReference w:type="default" r:id="rId11"/>
          <w:headerReference w:type="first" r:id="rId12"/>
          <w:footerReference w:type="first" r:id="rId13"/>
          <w:pgSz w:w="11907" w:h="16216" w:code="7"/>
          <w:pgMar w:top="907" w:right="1134" w:bottom="794" w:left="1134" w:header="340" w:footer="454" w:gutter="0"/>
          <w:cols w:space="425"/>
          <w:titlePg/>
          <w:docGrid w:type="lines" w:linePitch="312"/>
        </w:sectPr>
      </w:pPr>
    </w:p>
    <w:p w14:paraId="69385BAC" w14:textId="77777777" w:rsidR="00211DD9" w:rsidRPr="00507AA6" w:rsidRDefault="00211DD9" w:rsidP="00211DD9">
      <w:pPr>
        <w:keepNext/>
        <w:snapToGrid w:val="0"/>
        <w:spacing w:before="120" w:after="120" w:line="300" w:lineRule="exact"/>
        <w:jc w:val="left"/>
        <w:outlineLvl w:val="3"/>
        <w:rPr>
          <w:rFonts w:eastAsia="方正书宋简体"/>
          <w:bCs/>
          <w:spacing w:val="2"/>
          <w:sz w:val="24"/>
        </w:rPr>
      </w:pPr>
      <w:r w:rsidRPr="00507AA6">
        <w:rPr>
          <w:rFonts w:eastAsia="方正书宋简体" w:hint="eastAsia"/>
          <w:b/>
          <w:spacing w:val="2"/>
          <w:sz w:val="24"/>
        </w:rPr>
        <w:t>0</w:t>
      </w:r>
      <w:r w:rsidRPr="00507AA6">
        <w:rPr>
          <w:rFonts w:eastAsia="方正书宋简体" w:hint="eastAsia"/>
          <w:bCs/>
          <w:spacing w:val="2"/>
          <w:sz w:val="24"/>
        </w:rPr>
        <w:t xml:space="preserve">  </w:t>
      </w:r>
      <w:r w:rsidRPr="00507AA6">
        <w:rPr>
          <w:rFonts w:ascii="黑体" w:eastAsia="黑体" w:hint="eastAsia"/>
          <w:bCs/>
          <w:spacing w:val="2"/>
          <w:sz w:val="24"/>
        </w:rPr>
        <w:t>引言</w:t>
      </w:r>
      <w:r w:rsidRPr="00507AA6">
        <w:rPr>
          <w:rFonts w:eastAsia="方正书宋简体"/>
          <w:bCs/>
          <w:spacing w:val="2"/>
          <w:sz w:val="24"/>
          <w:vertAlign w:val="superscript"/>
        </w:rPr>
        <w:footnoteReference w:customMarkFollows="1" w:id="1"/>
        <w:sym w:font="Symbol" w:char="F020"/>
      </w:r>
    </w:p>
    <w:p w14:paraId="3221C9D9" w14:textId="76398196" w:rsidR="00211DD9" w:rsidRPr="00060A5E" w:rsidRDefault="00211DD9" w:rsidP="00211DD9">
      <w:pPr>
        <w:snapToGrid w:val="0"/>
        <w:spacing w:line="314" w:lineRule="exact"/>
        <w:ind w:firstLineChars="200" w:firstLine="428"/>
        <w:rPr>
          <w:spacing w:val="2"/>
          <w:szCs w:val="21"/>
        </w:rPr>
      </w:pPr>
      <w:r w:rsidRPr="00437D77">
        <w:rPr>
          <w:rFonts w:ascii="宋体" w:hAnsi="宋体" w:hint="eastAsia"/>
          <w:spacing w:val="2"/>
          <w:szCs w:val="21"/>
        </w:rPr>
        <w:t>近</w:t>
      </w:r>
      <w:r w:rsidRPr="00060A5E">
        <w:rPr>
          <w:rFonts w:hint="eastAsia"/>
          <w:spacing w:val="2"/>
          <w:szCs w:val="21"/>
        </w:rPr>
        <w:t>年来全球光</w:t>
      </w:r>
      <w:proofErr w:type="gramStart"/>
      <w:r w:rsidRPr="00060A5E">
        <w:rPr>
          <w:rFonts w:hint="eastAsia"/>
          <w:spacing w:val="2"/>
          <w:szCs w:val="21"/>
        </w:rPr>
        <w:t>伏市场</w:t>
      </w:r>
      <w:proofErr w:type="gramEnd"/>
      <w:r w:rsidRPr="00060A5E">
        <w:rPr>
          <w:rFonts w:hint="eastAsia"/>
          <w:spacing w:val="2"/>
          <w:szCs w:val="21"/>
        </w:rPr>
        <w:t>强劲增长，</w:t>
      </w:r>
      <w:r w:rsidRPr="00060A5E">
        <w:rPr>
          <w:rFonts w:hint="eastAsia"/>
          <w:spacing w:val="2"/>
          <w:szCs w:val="21"/>
        </w:rPr>
        <w:t>201</w:t>
      </w:r>
      <w:ins w:id="1" w:author="mayuan" w:date="2020-04-09T22:45:00Z">
        <w:r w:rsidR="004A302D">
          <w:rPr>
            <w:rFonts w:hint="eastAsia"/>
            <w:spacing w:val="2"/>
            <w:szCs w:val="21"/>
          </w:rPr>
          <w:t>9</w:t>
        </w:r>
      </w:ins>
      <w:del w:id="2" w:author="mayuan" w:date="2020-04-09T22:45:00Z">
        <w:r w:rsidRPr="00060A5E" w:rsidDel="004A302D">
          <w:rPr>
            <w:rFonts w:hint="eastAsia"/>
            <w:spacing w:val="2"/>
            <w:szCs w:val="21"/>
          </w:rPr>
          <w:delText>7</w:delText>
        </w:r>
      </w:del>
      <w:r w:rsidRPr="00060A5E">
        <w:rPr>
          <w:rFonts w:hint="eastAsia"/>
          <w:spacing w:val="2"/>
          <w:szCs w:val="21"/>
        </w:rPr>
        <w:t>年全年新增装机容量</w:t>
      </w:r>
      <w:ins w:id="3" w:author="mayuan" w:date="2020-04-09T22:45:00Z">
        <w:r w:rsidR="004A302D">
          <w:rPr>
            <w:rFonts w:hint="eastAsia"/>
            <w:spacing w:val="2"/>
            <w:szCs w:val="21"/>
          </w:rPr>
          <w:t>达到</w:t>
        </w:r>
      </w:ins>
      <w:del w:id="4" w:author="mayuan" w:date="2020-04-09T22:44:00Z">
        <w:r w:rsidRPr="00060A5E" w:rsidDel="004A302D">
          <w:rPr>
            <w:rFonts w:hint="eastAsia"/>
            <w:spacing w:val="2"/>
            <w:szCs w:val="21"/>
          </w:rPr>
          <w:delText>超过</w:delText>
        </w:r>
      </w:del>
      <w:r w:rsidRPr="00060A5E">
        <w:rPr>
          <w:rFonts w:hint="eastAsia"/>
          <w:spacing w:val="2"/>
          <w:szCs w:val="21"/>
        </w:rPr>
        <w:t>9</w:t>
      </w:r>
      <w:ins w:id="5" w:author="mayuan" w:date="2020-04-09T22:45:00Z">
        <w:r w:rsidR="004A302D">
          <w:rPr>
            <w:rFonts w:hint="eastAsia"/>
            <w:spacing w:val="2"/>
            <w:szCs w:val="21"/>
          </w:rPr>
          <w:t>7</w:t>
        </w:r>
      </w:ins>
      <w:del w:id="6" w:author="mayuan" w:date="2020-04-09T22:45:00Z">
        <w:r w:rsidRPr="00060A5E" w:rsidDel="004A302D">
          <w:rPr>
            <w:rFonts w:hint="eastAsia"/>
            <w:spacing w:val="2"/>
            <w:szCs w:val="21"/>
          </w:rPr>
          <w:delText>8</w:delText>
        </w:r>
      </w:del>
      <w:r w:rsidRPr="00060A5E">
        <w:rPr>
          <w:rFonts w:hint="eastAsia"/>
          <w:spacing w:val="2"/>
          <w:szCs w:val="21"/>
        </w:rPr>
        <w:t>GW</w:t>
      </w:r>
      <w:ins w:id="7" w:author="mayuan" w:date="2020-04-09T22:39:00Z">
        <w:r w:rsidR="00242C87">
          <w:rPr>
            <w:rFonts w:hint="eastAsia"/>
            <w:spacing w:val="2"/>
            <w:szCs w:val="21"/>
          </w:rPr>
          <w:t>，</w:t>
        </w:r>
      </w:ins>
      <w:del w:id="8" w:author="mayuan" w:date="2020-04-09T22:39:00Z">
        <w:r w:rsidRPr="00060A5E" w:rsidDel="00242C87">
          <w:rPr>
            <w:rFonts w:hint="eastAsia"/>
            <w:spacing w:val="2"/>
            <w:szCs w:val="21"/>
          </w:rPr>
          <w:delText>，全球累计装机容量已经超过</w:delText>
        </w:r>
        <w:r w:rsidRPr="00060A5E" w:rsidDel="00242C87">
          <w:rPr>
            <w:rFonts w:hint="eastAsia"/>
            <w:spacing w:val="2"/>
            <w:szCs w:val="21"/>
          </w:rPr>
          <w:delText>402.5GW</w:delText>
        </w:r>
        <w:r w:rsidR="000557CB" w:rsidDel="00242C87">
          <w:rPr>
            <w:rFonts w:hint="eastAsia"/>
            <w:spacing w:val="2"/>
            <w:szCs w:val="21"/>
          </w:rPr>
          <w:delText>。</w:delText>
        </w:r>
      </w:del>
      <w:r w:rsidR="000557CB">
        <w:rPr>
          <w:rFonts w:hint="eastAsia"/>
          <w:spacing w:val="2"/>
          <w:szCs w:val="21"/>
        </w:rPr>
        <w:t>光伏发电</w:t>
      </w:r>
      <w:r w:rsidRPr="00060A5E">
        <w:rPr>
          <w:rFonts w:hint="eastAsia"/>
          <w:spacing w:val="2"/>
          <w:szCs w:val="21"/>
        </w:rPr>
        <w:t>已经成为</w:t>
      </w:r>
      <w:r w:rsidR="00CE5193">
        <w:rPr>
          <w:rFonts w:hint="eastAsia"/>
          <w:spacing w:val="2"/>
          <w:szCs w:val="21"/>
        </w:rPr>
        <w:t>新</w:t>
      </w:r>
      <w:r w:rsidRPr="00060A5E">
        <w:rPr>
          <w:rFonts w:hint="eastAsia"/>
          <w:spacing w:val="2"/>
          <w:szCs w:val="21"/>
        </w:rPr>
        <w:t>能源发电新</w:t>
      </w:r>
      <w:r w:rsidR="000557CB">
        <w:rPr>
          <w:rFonts w:hint="eastAsia"/>
          <w:spacing w:val="2"/>
          <w:szCs w:val="21"/>
        </w:rPr>
        <w:t>的</w:t>
      </w:r>
      <w:r w:rsidRPr="00060A5E">
        <w:rPr>
          <w:rFonts w:hint="eastAsia"/>
          <w:spacing w:val="2"/>
          <w:szCs w:val="21"/>
        </w:rPr>
        <w:t>增长点</w:t>
      </w:r>
      <w:r w:rsidRPr="00F91905">
        <w:rPr>
          <w:rFonts w:hint="eastAsia"/>
          <w:spacing w:val="2"/>
          <w:szCs w:val="21"/>
          <w:vertAlign w:val="superscript"/>
        </w:rPr>
        <w:t>[</w:t>
      </w:r>
      <w:r w:rsidRPr="00F91905">
        <w:rPr>
          <w:spacing w:val="2"/>
          <w:szCs w:val="21"/>
          <w:vertAlign w:val="superscript"/>
        </w:rPr>
        <w:t>1</w:t>
      </w:r>
      <w:r w:rsidRPr="00F91905">
        <w:rPr>
          <w:rFonts w:hint="eastAsia"/>
          <w:spacing w:val="2"/>
          <w:szCs w:val="21"/>
          <w:vertAlign w:val="superscript"/>
        </w:rPr>
        <w:t>]</w:t>
      </w:r>
      <w:r w:rsidRPr="00060A5E">
        <w:rPr>
          <w:rFonts w:hint="eastAsia"/>
          <w:spacing w:val="2"/>
          <w:szCs w:val="21"/>
        </w:rPr>
        <w:t>。与传统能源不同，光伏功率受太阳辐照、气象、环境条件影响，具有较高的波动性</w:t>
      </w:r>
      <w:ins w:id="9" w:author="mayuan" w:date="2020-04-09T22:37:00Z">
        <w:r w:rsidR="00242C87">
          <w:rPr>
            <w:rFonts w:hint="eastAsia"/>
            <w:spacing w:val="2"/>
            <w:szCs w:val="21"/>
          </w:rPr>
          <w:t>和</w:t>
        </w:r>
      </w:ins>
      <w:del w:id="10" w:author="mayuan" w:date="2020-04-09T22:37:00Z">
        <w:r w:rsidRPr="00060A5E" w:rsidDel="00242C87">
          <w:rPr>
            <w:rFonts w:hint="eastAsia"/>
            <w:spacing w:val="2"/>
            <w:szCs w:val="21"/>
          </w:rPr>
          <w:delText>、</w:delText>
        </w:r>
      </w:del>
      <w:r w:rsidRPr="00060A5E">
        <w:rPr>
          <w:rFonts w:hint="eastAsia"/>
          <w:spacing w:val="2"/>
          <w:szCs w:val="21"/>
        </w:rPr>
        <w:t>随机性</w:t>
      </w:r>
      <w:del w:id="11" w:author="mayuan" w:date="2020-04-09T22:37:00Z">
        <w:r w:rsidRPr="00060A5E" w:rsidDel="00242C87">
          <w:rPr>
            <w:rFonts w:hint="eastAsia"/>
            <w:spacing w:val="2"/>
            <w:szCs w:val="21"/>
          </w:rPr>
          <w:delText>和不可预测性</w:delText>
        </w:r>
      </w:del>
      <w:r w:rsidRPr="00060A5E">
        <w:rPr>
          <w:rFonts w:hint="eastAsia"/>
          <w:spacing w:val="2"/>
          <w:szCs w:val="21"/>
        </w:rPr>
        <w:t>，</w:t>
      </w:r>
      <w:del w:id="12" w:author="mayuan" w:date="2020-04-09T22:37:00Z">
        <w:r w:rsidRPr="00060A5E" w:rsidDel="00242C87">
          <w:rPr>
            <w:rFonts w:hint="eastAsia"/>
            <w:spacing w:val="2"/>
            <w:szCs w:val="21"/>
          </w:rPr>
          <w:delText>这</w:delText>
        </w:r>
      </w:del>
      <w:r w:rsidRPr="00060A5E">
        <w:rPr>
          <w:rFonts w:hint="eastAsia"/>
          <w:spacing w:val="2"/>
          <w:szCs w:val="21"/>
        </w:rPr>
        <w:t>使</w:t>
      </w:r>
      <w:r w:rsidR="000557CB">
        <w:rPr>
          <w:rFonts w:hint="eastAsia"/>
          <w:spacing w:val="2"/>
          <w:szCs w:val="21"/>
        </w:rPr>
        <w:t>得</w:t>
      </w:r>
      <w:r w:rsidRPr="00060A5E">
        <w:rPr>
          <w:rFonts w:hint="eastAsia"/>
          <w:spacing w:val="2"/>
          <w:szCs w:val="21"/>
        </w:rPr>
        <w:t>大规模光伏发电并网对电网的安全稳定运行产</w:t>
      </w:r>
      <w:r w:rsidR="000557CB">
        <w:rPr>
          <w:rFonts w:hint="eastAsia"/>
          <w:spacing w:val="2"/>
          <w:szCs w:val="21"/>
        </w:rPr>
        <w:t>生了</w:t>
      </w:r>
      <w:r w:rsidRPr="00060A5E">
        <w:rPr>
          <w:rFonts w:hint="eastAsia"/>
          <w:spacing w:val="2"/>
          <w:szCs w:val="21"/>
        </w:rPr>
        <w:t>不良影响</w:t>
      </w:r>
      <w:r w:rsidR="000557CB">
        <w:rPr>
          <w:rFonts w:hint="eastAsia"/>
          <w:spacing w:val="2"/>
          <w:szCs w:val="21"/>
        </w:rPr>
        <w:t>。</w:t>
      </w:r>
      <w:del w:id="13" w:author="mayuan" w:date="2020-04-09T22:45:00Z">
        <w:r w:rsidRPr="00060A5E" w:rsidDel="004A302D">
          <w:rPr>
            <w:rFonts w:hint="eastAsia"/>
            <w:spacing w:val="2"/>
            <w:szCs w:val="21"/>
          </w:rPr>
          <w:delText>因此，</w:delText>
        </w:r>
      </w:del>
      <w:r w:rsidRPr="00060A5E">
        <w:rPr>
          <w:rFonts w:hint="eastAsia"/>
          <w:spacing w:val="2"/>
          <w:szCs w:val="21"/>
        </w:rPr>
        <w:t>准确、及时地对光</w:t>
      </w:r>
      <w:proofErr w:type="gramStart"/>
      <w:r w:rsidRPr="00060A5E">
        <w:rPr>
          <w:rFonts w:hint="eastAsia"/>
          <w:spacing w:val="2"/>
          <w:szCs w:val="21"/>
        </w:rPr>
        <w:t>伏</w:t>
      </w:r>
      <w:proofErr w:type="gramEnd"/>
      <w:r w:rsidRPr="00060A5E">
        <w:rPr>
          <w:rFonts w:hint="eastAsia"/>
          <w:spacing w:val="2"/>
          <w:szCs w:val="21"/>
        </w:rPr>
        <w:t>功率</w:t>
      </w:r>
      <w:proofErr w:type="gramStart"/>
      <w:r w:rsidRPr="00060A5E">
        <w:rPr>
          <w:rFonts w:hint="eastAsia"/>
          <w:spacing w:val="2"/>
          <w:szCs w:val="21"/>
        </w:rPr>
        <w:t>作出</w:t>
      </w:r>
      <w:proofErr w:type="gramEnd"/>
      <w:r w:rsidRPr="00060A5E">
        <w:rPr>
          <w:rFonts w:hint="eastAsia"/>
          <w:spacing w:val="2"/>
          <w:szCs w:val="21"/>
        </w:rPr>
        <w:t>预测有着重要的意义。</w:t>
      </w:r>
    </w:p>
    <w:p w14:paraId="5549670B" w14:textId="1E939023" w:rsidR="00211DD9" w:rsidRPr="00060A5E" w:rsidRDefault="00211DD9" w:rsidP="00211DD9">
      <w:pPr>
        <w:snapToGrid w:val="0"/>
        <w:spacing w:line="314" w:lineRule="exact"/>
        <w:ind w:firstLineChars="200" w:firstLine="428"/>
        <w:rPr>
          <w:spacing w:val="2"/>
          <w:szCs w:val="21"/>
        </w:rPr>
      </w:pPr>
      <w:del w:id="14" w:author="mayuan" w:date="2020-04-09T22:35:00Z">
        <w:r w:rsidRPr="00060A5E" w:rsidDel="00242C87">
          <w:rPr>
            <w:rFonts w:hint="eastAsia"/>
            <w:spacing w:val="2"/>
            <w:szCs w:val="21"/>
          </w:rPr>
          <w:delText>一般来说，</w:delText>
        </w:r>
      </w:del>
      <w:del w:id="15" w:author="mayuan" w:date="2020-04-09T22:46:00Z">
        <w:r w:rsidRPr="00060A5E" w:rsidDel="004A302D">
          <w:rPr>
            <w:rFonts w:hint="eastAsia"/>
            <w:spacing w:val="2"/>
            <w:szCs w:val="21"/>
          </w:rPr>
          <w:delText>光伏系统的出力是时间、地点、光伏系统特性、当地气候条件等因素的函数</w:delText>
        </w:r>
      </w:del>
      <w:del w:id="16" w:author="mayuan" w:date="2020-04-09T22:36:00Z">
        <w:r w:rsidR="000557CB" w:rsidDel="00242C87">
          <w:rPr>
            <w:rFonts w:hint="eastAsia"/>
            <w:spacing w:val="2"/>
            <w:szCs w:val="21"/>
          </w:rPr>
          <w:delText>。</w:delText>
        </w:r>
      </w:del>
      <w:del w:id="17" w:author="mayuan" w:date="2020-04-09T22:46:00Z">
        <w:r w:rsidRPr="00060A5E" w:rsidDel="004A302D">
          <w:rPr>
            <w:rFonts w:hint="eastAsia"/>
            <w:spacing w:val="2"/>
            <w:szCs w:val="21"/>
          </w:rPr>
          <w:delText>除此之外，云团的移动和生消也对</w:delText>
        </w:r>
      </w:del>
      <w:del w:id="18" w:author="mayuan" w:date="2020-04-09T22:36:00Z">
        <w:r w:rsidRPr="00060A5E" w:rsidDel="00242C87">
          <w:rPr>
            <w:rFonts w:hint="eastAsia"/>
            <w:spacing w:val="2"/>
            <w:szCs w:val="21"/>
          </w:rPr>
          <w:delText>太阳辐照度</w:delText>
        </w:r>
        <w:r w:rsidR="000557CB" w:rsidDel="00242C87">
          <w:rPr>
            <w:rFonts w:hint="eastAsia"/>
            <w:spacing w:val="2"/>
            <w:szCs w:val="21"/>
          </w:rPr>
          <w:delText>以及</w:delText>
        </w:r>
      </w:del>
      <w:del w:id="19" w:author="mayuan" w:date="2020-04-09T22:46:00Z">
        <w:r w:rsidRPr="00060A5E" w:rsidDel="004A302D">
          <w:rPr>
            <w:rFonts w:hint="eastAsia"/>
            <w:spacing w:val="2"/>
            <w:szCs w:val="21"/>
          </w:rPr>
          <w:delText>光伏系统的出力</w:delText>
        </w:r>
        <w:r w:rsidR="000557CB" w:rsidRPr="00060A5E" w:rsidDel="004A302D">
          <w:rPr>
            <w:rFonts w:hint="eastAsia"/>
            <w:spacing w:val="2"/>
            <w:szCs w:val="21"/>
          </w:rPr>
          <w:delText>有很大的影响</w:delText>
        </w:r>
        <w:r w:rsidRPr="00060A5E" w:rsidDel="004A302D">
          <w:rPr>
            <w:rFonts w:hint="eastAsia"/>
            <w:spacing w:val="2"/>
            <w:szCs w:val="21"/>
          </w:rPr>
          <w:delText>。</w:delText>
        </w:r>
      </w:del>
      <w:r w:rsidRPr="00060A5E">
        <w:rPr>
          <w:rFonts w:hint="eastAsia"/>
          <w:spacing w:val="2"/>
          <w:szCs w:val="21"/>
        </w:rPr>
        <w:t>光</w:t>
      </w:r>
      <w:proofErr w:type="gramStart"/>
      <w:r w:rsidRPr="00060A5E">
        <w:rPr>
          <w:rFonts w:hint="eastAsia"/>
          <w:spacing w:val="2"/>
          <w:szCs w:val="21"/>
        </w:rPr>
        <w:t>伏系统</w:t>
      </w:r>
      <w:proofErr w:type="gramEnd"/>
      <w:r w:rsidRPr="00060A5E">
        <w:rPr>
          <w:rFonts w:hint="eastAsia"/>
          <w:spacing w:val="2"/>
          <w:szCs w:val="21"/>
        </w:rPr>
        <w:t>的出力可以分为太阳辐射的日周期性和年周期性引起的确定性</w:t>
      </w:r>
      <w:r w:rsidR="000557CB">
        <w:rPr>
          <w:rFonts w:hint="eastAsia"/>
          <w:spacing w:val="2"/>
          <w:szCs w:val="21"/>
        </w:rPr>
        <w:t>分量</w:t>
      </w:r>
      <w:r w:rsidRPr="00060A5E">
        <w:rPr>
          <w:rFonts w:hint="eastAsia"/>
          <w:spacing w:val="2"/>
          <w:szCs w:val="21"/>
        </w:rPr>
        <w:t>和云团移动和生消带来的随机</w:t>
      </w:r>
      <w:r w:rsidR="000557CB">
        <w:rPr>
          <w:rFonts w:hint="eastAsia"/>
          <w:spacing w:val="2"/>
          <w:szCs w:val="21"/>
        </w:rPr>
        <w:t>性分量</w:t>
      </w:r>
      <w:r w:rsidRPr="00060A5E">
        <w:rPr>
          <w:rFonts w:hint="eastAsia"/>
          <w:spacing w:val="2"/>
          <w:szCs w:val="21"/>
        </w:rPr>
        <w:t>。</w:t>
      </w:r>
      <w:r>
        <w:rPr>
          <w:rFonts w:hint="eastAsia"/>
          <w:spacing w:val="2"/>
          <w:szCs w:val="21"/>
        </w:rPr>
        <w:t>周期</w:t>
      </w:r>
      <w:r w:rsidRPr="00060A5E">
        <w:rPr>
          <w:rFonts w:hint="eastAsia"/>
          <w:spacing w:val="2"/>
          <w:szCs w:val="21"/>
        </w:rPr>
        <w:t>分量的存在使得对于超短期（</w:t>
      </w:r>
      <w:r w:rsidRPr="00060A5E">
        <w:rPr>
          <w:rFonts w:hint="eastAsia"/>
          <w:spacing w:val="2"/>
          <w:szCs w:val="21"/>
        </w:rPr>
        <w:t>0-4h</w:t>
      </w:r>
      <w:r w:rsidRPr="00060A5E">
        <w:rPr>
          <w:rFonts w:hint="eastAsia"/>
          <w:spacing w:val="2"/>
          <w:szCs w:val="21"/>
        </w:rPr>
        <w:t>）尺度下的光伏出力序列而言，其均值和方差取决于一天中的时刻和出力水平，因此光伏功率序列在超短期时间尺度的预测中并不能看作是一个平稳的序列</w:t>
      </w:r>
      <w:r w:rsidRPr="00F91905">
        <w:rPr>
          <w:rFonts w:hint="eastAsia"/>
          <w:spacing w:val="2"/>
          <w:szCs w:val="21"/>
          <w:vertAlign w:val="superscript"/>
        </w:rPr>
        <w:t>[</w:t>
      </w:r>
      <w:r w:rsidRPr="00F91905">
        <w:rPr>
          <w:spacing w:val="2"/>
          <w:szCs w:val="21"/>
          <w:vertAlign w:val="superscript"/>
        </w:rPr>
        <w:t>2]</w:t>
      </w:r>
      <w:r w:rsidRPr="00060A5E">
        <w:rPr>
          <w:rFonts w:hint="eastAsia"/>
          <w:spacing w:val="2"/>
          <w:szCs w:val="21"/>
        </w:rPr>
        <w:t>。</w:t>
      </w:r>
      <w:ins w:id="20" w:author="mayuan" w:date="2020-04-09T22:46:00Z">
        <w:r w:rsidR="004A302D">
          <w:rPr>
            <w:rFonts w:hint="eastAsia"/>
            <w:spacing w:val="2"/>
            <w:szCs w:val="21"/>
          </w:rPr>
          <w:t>对超短期预测而言，</w:t>
        </w:r>
      </w:ins>
      <w:r w:rsidRPr="00060A5E">
        <w:rPr>
          <w:rFonts w:hint="eastAsia"/>
          <w:spacing w:val="2"/>
          <w:szCs w:val="21"/>
        </w:rPr>
        <w:t>如果可以对光</w:t>
      </w:r>
      <w:proofErr w:type="gramStart"/>
      <w:r w:rsidRPr="00060A5E">
        <w:rPr>
          <w:rFonts w:hint="eastAsia"/>
          <w:spacing w:val="2"/>
          <w:szCs w:val="21"/>
        </w:rPr>
        <w:t>伏</w:t>
      </w:r>
      <w:proofErr w:type="gramEnd"/>
      <w:r w:rsidRPr="00060A5E">
        <w:rPr>
          <w:rFonts w:hint="eastAsia"/>
          <w:spacing w:val="2"/>
          <w:szCs w:val="21"/>
        </w:rPr>
        <w:t>功率中的这个确定性分量做出一个较为准确的预测，一方面可以利用此分量去除光伏序列中的周期分量，使序列</w:t>
      </w:r>
      <w:ins w:id="21" w:author="mayuan" w:date="2020-04-09T22:46:00Z">
        <w:r w:rsidR="004A302D">
          <w:rPr>
            <w:rFonts w:hint="eastAsia"/>
            <w:spacing w:val="2"/>
            <w:szCs w:val="21"/>
          </w:rPr>
          <w:t>在这个</w:t>
        </w:r>
      </w:ins>
      <w:ins w:id="22" w:author="mayuan" w:date="2020-04-09T22:47:00Z">
        <w:r w:rsidR="004A302D">
          <w:rPr>
            <w:rFonts w:hint="eastAsia"/>
            <w:spacing w:val="2"/>
            <w:szCs w:val="21"/>
          </w:rPr>
          <w:t>时间尺度下</w:t>
        </w:r>
      </w:ins>
      <w:r w:rsidRPr="00060A5E">
        <w:rPr>
          <w:rFonts w:hint="eastAsia"/>
          <w:spacing w:val="2"/>
          <w:szCs w:val="21"/>
        </w:rPr>
        <w:t>更平稳，</w:t>
      </w:r>
      <w:r w:rsidRPr="00060A5E">
        <w:rPr>
          <w:rFonts w:hint="eastAsia"/>
          <w:spacing w:val="2"/>
          <w:szCs w:val="21"/>
        </w:rPr>
        <w:t>从而便于预测；另一方面也可以将此分量作为小波动天气下光</w:t>
      </w:r>
      <w:proofErr w:type="gramStart"/>
      <w:r w:rsidRPr="00060A5E">
        <w:rPr>
          <w:rFonts w:hint="eastAsia"/>
          <w:spacing w:val="2"/>
          <w:szCs w:val="21"/>
        </w:rPr>
        <w:t>伏系统</w:t>
      </w:r>
      <w:proofErr w:type="gramEnd"/>
      <w:r w:rsidRPr="00060A5E">
        <w:rPr>
          <w:rFonts w:hint="eastAsia"/>
          <w:spacing w:val="2"/>
          <w:szCs w:val="21"/>
        </w:rPr>
        <w:t>出力的估计值，提高小波动天气下光</w:t>
      </w:r>
      <w:proofErr w:type="gramStart"/>
      <w:r w:rsidRPr="00060A5E">
        <w:rPr>
          <w:rFonts w:hint="eastAsia"/>
          <w:spacing w:val="2"/>
          <w:szCs w:val="21"/>
        </w:rPr>
        <w:t>伏系统</w:t>
      </w:r>
      <w:proofErr w:type="gramEnd"/>
      <w:r w:rsidRPr="00060A5E">
        <w:rPr>
          <w:rFonts w:hint="eastAsia"/>
          <w:spacing w:val="2"/>
          <w:szCs w:val="21"/>
        </w:rPr>
        <w:t>的预测精度</w:t>
      </w:r>
      <w:ins w:id="23" w:author="mayuan" w:date="2020-04-09T22:47:00Z">
        <w:r w:rsidR="004A302D">
          <w:rPr>
            <w:rFonts w:hint="eastAsia"/>
            <w:spacing w:val="2"/>
            <w:szCs w:val="21"/>
          </w:rPr>
          <w:t>，本文中</w:t>
        </w:r>
      </w:ins>
      <w:ins w:id="24" w:author="mayuan" w:date="2020-04-09T23:16:00Z">
        <w:r w:rsidR="00046637">
          <w:rPr>
            <w:rFonts w:hint="eastAsia"/>
            <w:spacing w:val="2"/>
            <w:szCs w:val="21"/>
          </w:rPr>
          <w:t>“</w:t>
        </w:r>
      </w:ins>
      <w:ins w:id="25" w:author="mayuan" w:date="2020-04-09T22:47:00Z">
        <w:r w:rsidR="004A302D">
          <w:rPr>
            <w:rFonts w:hint="eastAsia"/>
            <w:spacing w:val="2"/>
            <w:szCs w:val="21"/>
          </w:rPr>
          <w:t>小波动天气</w:t>
        </w:r>
      </w:ins>
      <w:ins w:id="26" w:author="mayuan" w:date="2020-04-09T23:16:00Z">
        <w:r w:rsidR="00046637">
          <w:rPr>
            <w:rFonts w:hint="eastAsia"/>
            <w:spacing w:val="2"/>
            <w:szCs w:val="21"/>
          </w:rPr>
          <w:t>”</w:t>
        </w:r>
      </w:ins>
      <w:ins w:id="27" w:author="mayuan" w:date="2020-04-09T23:15:00Z">
        <w:r w:rsidR="005A3477">
          <w:rPr>
            <w:rFonts w:hint="eastAsia"/>
            <w:spacing w:val="2"/>
            <w:szCs w:val="21"/>
          </w:rPr>
          <w:t>指</w:t>
        </w:r>
        <w:r w:rsidR="00046637">
          <w:rPr>
            <w:rFonts w:hint="eastAsia"/>
            <w:spacing w:val="2"/>
            <w:szCs w:val="21"/>
          </w:rPr>
          <w:t>电站上空没有大量云团影响电站出力的</w:t>
        </w:r>
      </w:ins>
      <w:ins w:id="28" w:author="mayuan" w:date="2020-04-10T10:31:00Z">
        <w:r w:rsidR="00AA2EED">
          <w:rPr>
            <w:rFonts w:hint="eastAsia"/>
            <w:spacing w:val="2"/>
            <w:szCs w:val="21"/>
          </w:rPr>
          <w:t>天气</w:t>
        </w:r>
      </w:ins>
      <w:ins w:id="29" w:author="mayuan" w:date="2020-04-09T23:15:00Z">
        <w:r w:rsidR="00046637">
          <w:rPr>
            <w:rFonts w:hint="eastAsia"/>
            <w:spacing w:val="2"/>
            <w:szCs w:val="21"/>
          </w:rPr>
          <w:t>，</w:t>
        </w:r>
      </w:ins>
      <w:ins w:id="30" w:author="mayuan" w:date="2020-04-09T23:16:00Z">
        <w:r w:rsidR="00046637">
          <w:rPr>
            <w:rFonts w:hint="eastAsia"/>
            <w:spacing w:val="2"/>
            <w:szCs w:val="21"/>
          </w:rPr>
          <w:t>具体定义将在</w:t>
        </w:r>
        <w:r w:rsidR="00046637">
          <w:rPr>
            <w:rFonts w:hint="eastAsia"/>
            <w:spacing w:val="2"/>
            <w:szCs w:val="21"/>
          </w:rPr>
          <w:t>1.2</w:t>
        </w:r>
        <w:r w:rsidR="00046637">
          <w:rPr>
            <w:rFonts w:hint="eastAsia"/>
            <w:spacing w:val="2"/>
            <w:szCs w:val="21"/>
          </w:rPr>
          <w:t>节给出</w:t>
        </w:r>
      </w:ins>
      <w:r w:rsidRPr="00060A5E">
        <w:rPr>
          <w:rFonts w:hint="eastAsia"/>
          <w:spacing w:val="2"/>
          <w:szCs w:val="21"/>
        </w:rPr>
        <w:t>。</w:t>
      </w:r>
    </w:p>
    <w:p w14:paraId="7C02E955" w14:textId="656BE790" w:rsidR="00211DD9" w:rsidRPr="00060A5E" w:rsidRDefault="00791E91">
      <w:pPr>
        <w:snapToGrid w:val="0"/>
        <w:spacing w:line="314" w:lineRule="exact"/>
        <w:ind w:firstLineChars="200" w:firstLine="428"/>
        <w:rPr>
          <w:spacing w:val="2"/>
          <w:szCs w:val="21"/>
        </w:rPr>
      </w:pPr>
      <w:ins w:id="31" w:author="mayuan" w:date="2020-04-09T23:18:00Z">
        <w:r>
          <w:rPr>
            <w:rFonts w:hint="eastAsia"/>
            <w:spacing w:val="2"/>
            <w:szCs w:val="21"/>
          </w:rPr>
          <w:t>在光伏功率预测的研究中</w:t>
        </w:r>
      </w:ins>
      <w:r w:rsidR="00211DD9" w:rsidRPr="00060A5E">
        <w:rPr>
          <w:rFonts w:hint="eastAsia"/>
          <w:spacing w:val="2"/>
          <w:szCs w:val="21"/>
        </w:rPr>
        <w:t>许多文献利用“晴空模型”对光</w:t>
      </w:r>
      <w:proofErr w:type="gramStart"/>
      <w:r w:rsidR="00211DD9" w:rsidRPr="00060A5E">
        <w:rPr>
          <w:rFonts w:hint="eastAsia"/>
          <w:spacing w:val="2"/>
          <w:szCs w:val="21"/>
        </w:rPr>
        <w:t>伏</w:t>
      </w:r>
      <w:proofErr w:type="gramEnd"/>
      <w:r w:rsidR="00211DD9" w:rsidRPr="00060A5E">
        <w:rPr>
          <w:rFonts w:hint="eastAsia"/>
          <w:spacing w:val="2"/>
          <w:szCs w:val="21"/>
        </w:rPr>
        <w:t>出力序列进行平稳化。文献</w:t>
      </w:r>
      <w:r w:rsidR="001C06AF">
        <w:rPr>
          <w:spacing w:val="2"/>
          <w:szCs w:val="21"/>
        </w:rPr>
        <w:fldChar w:fldCharType="begin"/>
      </w:r>
      <w:r w:rsidR="001C06AF">
        <w:rPr>
          <w:spacing w:val="2"/>
          <w:szCs w:val="21"/>
        </w:rPr>
        <w:instrText xml:space="preserve"> </w:instrText>
      </w:r>
      <w:r w:rsidR="001C06AF">
        <w:rPr>
          <w:rFonts w:hint="eastAsia"/>
          <w:spacing w:val="2"/>
          <w:szCs w:val="21"/>
        </w:rPr>
        <w:instrText>REF _Ref33456049 \r \h</w:instrText>
      </w:r>
      <w:r w:rsidR="001C06AF">
        <w:rPr>
          <w:spacing w:val="2"/>
          <w:szCs w:val="21"/>
        </w:rPr>
        <w:instrText xml:space="preserve"> </w:instrText>
      </w:r>
      <w:r w:rsidR="001C06AF">
        <w:rPr>
          <w:spacing w:val="2"/>
          <w:szCs w:val="21"/>
        </w:rPr>
      </w:r>
      <w:r w:rsidR="001C06AF">
        <w:rPr>
          <w:spacing w:val="2"/>
          <w:szCs w:val="21"/>
        </w:rPr>
        <w:fldChar w:fldCharType="separate"/>
      </w:r>
      <w:r w:rsidR="00AA2EED">
        <w:rPr>
          <w:spacing w:val="2"/>
          <w:szCs w:val="21"/>
        </w:rPr>
        <w:t>[3]</w:t>
      </w:r>
      <w:r w:rsidR="001C06AF">
        <w:rPr>
          <w:spacing w:val="2"/>
          <w:szCs w:val="21"/>
        </w:rPr>
        <w:fldChar w:fldCharType="end"/>
      </w:r>
      <w:r w:rsidR="000557CB">
        <w:rPr>
          <w:rFonts w:hint="eastAsia"/>
          <w:spacing w:val="2"/>
          <w:szCs w:val="21"/>
        </w:rPr>
        <w:t>首先</w:t>
      </w:r>
      <w:r w:rsidR="00CD5E5E">
        <w:rPr>
          <w:rFonts w:hint="eastAsia"/>
          <w:spacing w:val="2"/>
          <w:szCs w:val="21"/>
        </w:rPr>
        <w:t>利用</w:t>
      </w:r>
      <w:r w:rsidR="00211DD9" w:rsidRPr="00060A5E">
        <w:rPr>
          <w:rFonts w:hint="eastAsia"/>
          <w:spacing w:val="2"/>
          <w:szCs w:val="21"/>
        </w:rPr>
        <w:t>晴空</w:t>
      </w:r>
      <w:r w:rsidR="00CD5E5E">
        <w:rPr>
          <w:rFonts w:hint="eastAsia"/>
          <w:spacing w:val="2"/>
          <w:szCs w:val="21"/>
        </w:rPr>
        <w:t>辐照度</w:t>
      </w:r>
      <w:r w:rsidR="00211DD9" w:rsidRPr="00060A5E">
        <w:rPr>
          <w:rFonts w:hint="eastAsia"/>
          <w:spacing w:val="2"/>
          <w:szCs w:val="21"/>
        </w:rPr>
        <w:t>模型</w:t>
      </w:r>
      <w:r w:rsidR="00CD5E5E">
        <w:rPr>
          <w:rFonts w:hint="eastAsia"/>
          <w:spacing w:val="2"/>
          <w:szCs w:val="21"/>
        </w:rPr>
        <w:t>将地表辐照度分为晴空分量和被云遮挡的分量</w:t>
      </w:r>
      <w:ins w:id="32" w:author="mayuan" w:date="2020-04-09T23:34:00Z">
        <w:r w:rsidR="008A1782">
          <w:rPr>
            <w:rFonts w:hint="eastAsia"/>
            <w:spacing w:val="2"/>
            <w:szCs w:val="21"/>
          </w:rPr>
          <w:t>，应用于辐照度</w:t>
        </w:r>
      </w:ins>
      <w:ins w:id="33" w:author="mayuan" w:date="2020-04-09T23:35:00Z">
        <w:r w:rsidR="008A1782">
          <w:rPr>
            <w:rFonts w:hint="eastAsia"/>
            <w:spacing w:val="2"/>
            <w:szCs w:val="21"/>
          </w:rPr>
          <w:t>预测的研究</w:t>
        </w:r>
      </w:ins>
      <w:del w:id="34" w:author="mayuan" w:date="2020-04-09T23:33:00Z">
        <w:r w:rsidR="00CD5E5E" w:rsidDel="008A1782">
          <w:rPr>
            <w:rFonts w:hint="eastAsia"/>
            <w:spacing w:val="2"/>
            <w:szCs w:val="21"/>
          </w:rPr>
          <w:delText>，对被云遮挡的分量进行分析</w:delText>
        </w:r>
      </w:del>
      <w:r w:rsidR="00CD5E5E">
        <w:rPr>
          <w:rFonts w:hint="eastAsia"/>
          <w:spacing w:val="2"/>
          <w:szCs w:val="21"/>
        </w:rPr>
        <w:t>；文献</w:t>
      </w:r>
      <w:r w:rsidR="00CE5E79">
        <w:rPr>
          <w:spacing w:val="2"/>
          <w:szCs w:val="21"/>
        </w:rPr>
        <w:fldChar w:fldCharType="begin"/>
      </w:r>
      <w:r w:rsidR="00CE5E79">
        <w:rPr>
          <w:spacing w:val="2"/>
          <w:szCs w:val="21"/>
        </w:rPr>
        <w:instrText xml:space="preserve"> </w:instrText>
      </w:r>
      <w:r w:rsidR="00CE5E79">
        <w:rPr>
          <w:rFonts w:hint="eastAsia"/>
          <w:spacing w:val="2"/>
          <w:szCs w:val="21"/>
        </w:rPr>
        <w:instrText>REF _Ref33474108 \r \h</w:instrText>
      </w:r>
      <w:r w:rsidR="00CE5E79">
        <w:rPr>
          <w:spacing w:val="2"/>
          <w:szCs w:val="21"/>
        </w:rPr>
        <w:instrText xml:space="preserve"> </w:instrText>
      </w:r>
      <w:r w:rsidR="00CE5E79">
        <w:rPr>
          <w:spacing w:val="2"/>
          <w:szCs w:val="21"/>
        </w:rPr>
      </w:r>
      <w:r w:rsidR="00CE5E79">
        <w:rPr>
          <w:spacing w:val="2"/>
          <w:szCs w:val="21"/>
        </w:rPr>
        <w:fldChar w:fldCharType="separate"/>
      </w:r>
      <w:r w:rsidR="00AA2EED">
        <w:rPr>
          <w:spacing w:val="2"/>
          <w:szCs w:val="21"/>
        </w:rPr>
        <w:t>[4]</w:t>
      </w:r>
      <w:r w:rsidR="00CE5E79">
        <w:rPr>
          <w:spacing w:val="2"/>
          <w:szCs w:val="21"/>
        </w:rPr>
        <w:fldChar w:fldCharType="end"/>
      </w:r>
      <w:r w:rsidR="00CE5E79">
        <w:rPr>
          <w:rFonts w:hint="eastAsia"/>
          <w:spacing w:val="2"/>
          <w:szCs w:val="21"/>
        </w:rPr>
        <w:t>将此推广到光伏功率的预测中，</w:t>
      </w:r>
      <w:del w:id="35" w:author="mayuan" w:date="2020-04-09T23:34:00Z">
        <w:r w:rsidR="00CE5E79" w:rsidDel="008A1782">
          <w:rPr>
            <w:rFonts w:hint="eastAsia"/>
            <w:spacing w:val="2"/>
            <w:szCs w:val="21"/>
          </w:rPr>
          <w:delText>使用“晴空模型”得到</w:delText>
        </w:r>
        <w:r w:rsidR="00211DD9" w:rsidRPr="00060A5E" w:rsidDel="008A1782">
          <w:rPr>
            <w:rFonts w:hint="eastAsia"/>
            <w:spacing w:val="2"/>
            <w:szCs w:val="21"/>
          </w:rPr>
          <w:delText>一个理想晴空下能反应光伏功率周期变化的基准值，</w:delText>
        </w:r>
        <w:r w:rsidR="000557CB" w:rsidDel="008A1782">
          <w:rPr>
            <w:rFonts w:hint="eastAsia"/>
            <w:spacing w:val="2"/>
            <w:szCs w:val="21"/>
          </w:rPr>
          <w:delText>继而</w:delText>
        </w:r>
      </w:del>
      <w:r w:rsidR="00211DD9" w:rsidRPr="00060A5E">
        <w:rPr>
          <w:rFonts w:hint="eastAsia"/>
          <w:spacing w:val="2"/>
          <w:szCs w:val="21"/>
        </w:rPr>
        <w:t>用实测的功率序列除以</w:t>
      </w:r>
      <w:del w:id="36" w:author="mayuan" w:date="2020-04-09T23:35:00Z">
        <w:r w:rsidR="00211DD9" w:rsidRPr="00060A5E" w:rsidDel="008A1782">
          <w:rPr>
            <w:rFonts w:hint="eastAsia"/>
            <w:spacing w:val="2"/>
            <w:szCs w:val="21"/>
          </w:rPr>
          <w:delText>这个</w:delText>
        </w:r>
      </w:del>
      <w:ins w:id="37" w:author="mayuan" w:date="2020-04-09T23:34:00Z">
        <w:r w:rsidR="008A1782">
          <w:rPr>
            <w:rFonts w:hint="eastAsia"/>
            <w:spacing w:val="2"/>
            <w:szCs w:val="21"/>
          </w:rPr>
          <w:t>晴空分量</w:t>
        </w:r>
      </w:ins>
      <w:del w:id="38" w:author="mayuan" w:date="2020-04-09T23:34:00Z">
        <w:r w:rsidR="00211DD9" w:rsidRPr="00060A5E" w:rsidDel="008A1782">
          <w:rPr>
            <w:rFonts w:hint="eastAsia"/>
            <w:spacing w:val="2"/>
            <w:szCs w:val="21"/>
          </w:rPr>
          <w:delText>基准值</w:delText>
        </w:r>
      </w:del>
      <w:r w:rsidR="00211DD9" w:rsidRPr="00060A5E">
        <w:rPr>
          <w:rFonts w:hint="eastAsia"/>
          <w:spacing w:val="2"/>
          <w:szCs w:val="21"/>
        </w:rPr>
        <w:t>从而得到平稳化后的序列</w:t>
      </w:r>
      <w:r w:rsidR="000557CB">
        <w:rPr>
          <w:rFonts w:hint="eastAsia"/>
          <w:spacing w:val="2"/>
          <w:szCs w:val="21"/>
        </w:rPr>
        <w:t>（</w:t>
      </w:r>
      <w:del w:id="39" w:author="mayuan" w:date="2020-04-09T23:35:00Z">
        <w:r w:rsidR="000557CB" w:rsidDel="008A1782">
          <w:rPr>
            <w:rFonts w:hint="eastAsia"/>
            <w:spacing w:val="2"/>
            <w:szCs w:val="21"/>
          </w:rPr>
          <w:delText>也</w:delText>
        </w:r>
      </w:del>
      <w:r w:rsidR="000557CB" w:rsidRPr="00060A5E">
        <w:rPr>
          <w:rFonts w:hint="eastAsia"/>
          <w:spacing w:val="2"/>
          <w:szCs w:val="21"/>
        </w:rPr>
        <w:t>称作“</w:t>
      </w:r>
      <w:ins w:id="40" w:author="mayuan" w:date="2020-04-09T23:37:00Z">
        <w:r w:rsidR="00DC4AD8">
          <w:rPr>
            <w:rFonts w:hint="eastAsia"/>
            <w:spacing w:val="2"/>
            <w:szCs w:val="21"/>
          </w:rPr>
          <w:t>晴空</w:t>
        </w:r>
      </w:ins>
      <w:del w:id="41" w:author="mayuan" w:date="2020-04-09T23:34:00Z">
        <w:r w:rsidR="000557CB" w:rsidRPr="00060A5E" w:rsidDel="008A1782">
          <w:rPr>
            <w:rFonts w:hint="eastAsia"/>
            <w:spacing w:val="2"/>
            <w:szCs w:val="21"/>
          </w:rPr>
          <w:delText>晴空</w:delText>
        </w:r>
      </w:del>
      <w:r w:rsidR="000557CB" w:rsidRPr="00060A5E">
        <w:rPr>
          <w:rFonts w:hint="eastAsia"/>
          <w:spacing w:val="2"/>
          <w:szCs w:val="21"/>
        </w:rPr>
        <w:t>指数”</w:t>
      </w:r>
      <w:r w:rsidR="000557CB">
        <w:rPr>
          <w:rFonts w:hint="eastAsia"/>
          <w:spacing w:val="2"/>
          <w:szCs w:val="21"/>
        </w:rPr>
        <w:t>）</w:t>
      </w:r>
      <w:r w:rsidR="00840DF9">
        <w:rPr>
          <w:rFonts w:hint="eastAsia"/>
          <w:spacing w:val="2"/>
          <w:szCs w:val="21"/>
        </w:rPr>
        <w:t>，并以</w:t>
      </w:r>
      <w:r w:rsidR="00211DD9" w:rsidRPr="00060A5E">
        <w:rPr>
          <w:rFonts w:hint="eastAsia"/>
          <w:spacing w:val="2"/>
          <w:szCs w:val="21"/>
        </w:rPr>
        <w:t>此</w:t>
      </w:r>
      <w:r w:rsidR="00840DF9">
        <w:rPr>
          <w:rFonts w:hint="eastAsia"/>
          <w:spacing w:val="2"/>
          <w:szCs w:val="21"/>
        </w:rPr>
        <w:t>为基础进行</w:t>
      </w:r>
      <w:r w:rsidR="00945EAA">
        <w:rPr>
          <w:rFonts w:hint="eastAsia"/>
          <w:spacing w:val="2"/>
          <w:szCs w:val="21"/>
        </w:rPr>
        <w:t>功率</w:t>
      </w:r>
      <w:r w:rsidR="00211DD9" w:rsidRPr="00060A5E">
        <w:rPr>
          <w:rFonts w:hint="eastAsia"/>
          <w:spacing w:val="2"/>
          <w:szCs w:val="21"/>
        </w:rPr>
        <w:t>预测。经典的晴空辐照度模型</w:t>
      </w:r>
      <w:r w:rsidR="00840DF9">
        <w:rPr>
          <w:rFonts w:hint="eastAsia"/>
          <w:spacing w:val="2"/>
          <w:szCs w:val="21"/>
        </w:rPr>
        <w:t>，</w:t>
      </w:r>
      <w:r w:rsidR="00211DD9" w:rsidRPr="00060A5E">
        <w:rPr>
          <w:rFonts w:hint="eastAsia"/>
          <w:spacing w:val="2"/>
          <w:szCs w:val="21"/>
        </w:rPr>
        <w:t>如</w:t>
      </w:r>
      <w:r w:rsidR="00211DD9" w:rsidRPr="00060A5E">
        <w:rPr>
          <w:rFonts w:hint="eastAsia"/>
          <w:spacing w:val="2"/>
          <w:szCs w:val="21"/>
        </w:rPr>
        <w:t>Solis</w:t>
      </w:r>
      <w:r w:rsidR="00211DD9">
        <w:rPr>
          <w:rFonts w:hint="eastAsia"/>
          <w:spacing w:val="2"/>
          <w:szCs w:val="21"/>
        </w:rPr>
        <w:t>、</w:t>
      </w:r>
      <w:r w:rsidR="00211DD9" w:rsidRPr="00060A5E">
        <w:rPr>
          <w:rFonts w:hint="eastAsia"/>
          <w:spacing w:val="2"/>
          <w:szCs w:val="21"/>
        </w:rPr>
        <w:t>ESRA</w:t>
      </w:r>
      <w:r w:rsidR="00211DD9" w:rsidRPr="00060A5E">
        <w:rPr>
          <w:rFonts w:hint="eastAsia"/>
          <w:spacing w:val="2"/>
          <w:szCs w:val="21"/>
        </w:rPr>
        <w:t>、</w:t>
      </w:r>
      <w:r w:rsidR="00211DD9" w:rsidRPr="00060A5E">
        <w:rPr>
          <w:rFonts w:hint="eastAsia"/>
          <w:spacing w:val="2"/>
          <w:szCs w:val="21"/>
        </w:rPr>
        <w:t>REST2</w:t>
      </w:r>
      <w:r w:rsidR="00211DD9" w:rsidRPr="00060A5E">
        <w:rPr>
          <w:rFonts w:hint="eastAsia"/>
          <w:spacing w:val="2"/>
          <w:szCs w:val="21"/>
        </w:rPr>
        <w:t>、</w:t>
      </w:r>
      <w:r w:rsidR="00211DD9">
        <w:rPr>
          <w:rFonts w:hint="eastAsia"/>
          <w:spacing w:val="2"/>
          <w:szCs w:val="21"/>
        </w:rPr>
        <w:t>Y</w:t>
      </w:r>
      <w:r w:rsidR="00211DD9">
        <w:rPr>
          <w:spacing w:val="2"/>
          <w:szCs w:val="21"/>
        </w:rPr>
        <w:t>ang</w:t>
      </w:r>
      <w:r w:rsidR="00211DD9">
        <w:rPr>
          <w:rFonts w:hint="eastAsia"/>
          <w:spacing w:val="2"/>
          <w:szCs w:val="21"/>
        </w:rPr>
        <w:t>、</w:t>
      </w:r>
      <w:r w:rsidR="00211DD9" w:rsidRPr="00060A5E">
        <w:rPr>
          <w:rFonts w:hint="eastAsia"/>
          <w:spacing w:val="2"/>
          <w:szCs w:val="21"/>
        </w:rPr>
        <w:t>ASHRAE</w:t>
      </w:r>
      <w:r w:rsidR="00211DD9" w:rsidRPr="00060A5E">
        <w:rPr>
          <w:rFonts w:hint="eastAsia"/>
          <w:spacing w:val="2"/>
          <w:szCs w:val="21"/>
        </w:rPr>
        <w:t>等</w:t>
      </w:r>
      <w:r w:rsidR="00211DD9" w:rsidRPr="00D77803">
        <w:rPr>
          <w:rFonts w:hint="eastAsia"/>
          <w:spacing w:val="2"/>
          <w:szCs w:val="21"/>
          <w:vertAlign w:val="superscript"/>
        </w:rPr>
        <w:t>[</w:t>
      </w:r>
      <w:r w:rsidR="003C01CF">
        <w:rPr>
          <w:rFonts w:hint="eastAsia"/>
          <w:spacing w:val="2"/>
          <w:szCs w:val="21"/>
          <w:vertAlign w:val="superscript"/>
        </w:rPr>
        <w:t>5</w:t>
      </w:r>
      <w:r w:rsidR="00211DD9" w:rsidRPr="00D77803">
        <w:rPr>
          <w:spacing w:val="2"/>
          <w:szCs w:val="21"/>
          <w:vertAlign w:val="superscript"/>
        </w:rPr>
        <w:t>-</w:t>
      </w:r>
      <w:r w:rsidR="003C01CF">
        <w:rPr>
          <w:rFonts w:hint="eastAsia"/>
          <w:spacing w:val="2"/>
          <w:szCs w:val="21"/>
          <w:vertAlign w:val="superscript"/>
        </w:rPr>
        <w:t>8</w:t>
      </w:r>
      <w:r w:rsidR="00211DD9" w:rsidRPr="00D77803">
        <w:rPr>
          <w:rFonts w:hint="eastAsia"/>
          <w:spacing w:val="2"/>
          <w:szCs w:val="21"/>
          <w:vertAlign w:val="superscript"/>
        </w:rPr>
        <w:t>]</w:t>
      </w:r>
      <w:r w:rsidR="00840DF9">
        <w:rPr>
          <w:rFonts w:hint="eastAsia"/>
          <w:spacing w:val="2"/>
          <w:szCs w:val="21"/>
        </w:rPr>
        <w:t>，给出了</w:t>
      </w:r>
      <w:ins w:id="42" w:author="mayuan" w:date="2020-04-09T23:33:00Z">
        <w:r w:rsidR="008A1782">
          <w:rPr>
            <w:rFonts w:hint="eastAsia"/>
            <w:spacing w:val="2"/>
            <w:szCs w:val="21"/>
          </w:rPr>
          <w:t>无云团遮挡</w:t>
        </w:r>
      </w:ins>
      <w:del w:id="43" w:author="mayuan" w:date="2020-04-09T23:32:00Z">
        <w:r w:rsidR="00211DD9" w:rsidRPr="00060A5E" w:rsidDel="008A1782">
          <w:rPr>
            <w:rFonts w:hint="eastAsia"/>
            <w:spacing w:val="2"/>
            <w:szCs w:val="21"/>
          </w:rPr>
          <w:delText>理想晴天</w:delText>
        </w:r>
      </w:del>
      <w:r w:rsidR="00211DD9" w:rsidRPr="00060A5E">
        <w:rPr>
          <w:rFonts w:hint="eastAsia"/>
          <w:spacing w:val="2"/>
          <w:szCs w:val="21"/>
        </w:rPr>
        <w:t>时到达地表的</w:t>
      </w:r>
      <w:ins w:id="44" w:author="mayuan" w:date="2020-04-09T23:33:00Z">
        <w:r w:rsidR="008A1782">
          <w:rPr>
            <w:rFonts w:hint="eastAsia"/>
            <w:spacing w:val="2"/>
            <w:szCs w:val="21"/>
          </w:rPr>
          <w:t>理想</w:t>
        </w:r>
      </w:ins>
      <w:r w:rsidR="00211DD9" w:rsidRPr="00060A5E">
        <w:rPr>
          <w:rFonts w:hint="eastAsia"/>
          <w:spacing w:val="2"/>
          <w:szCs w:val="21"/>
        </w:rPr>
        <w:t>太阳辐照度，</w:t>
      </w:r>
      <w:del w:id="45" w:author="mayuan" w:date="2020-04-09T23:33:00Z">
        <w:r w:rsidR="00840DF9" w:rsidDel="008A1782">
          <w:rPr>
            <w:rFonts w:hint="eastAsia"/>
            <w:spacing w:val="2"/>
            <w:szCs w:val="21"/>
          </w:rPr>
          <w:delText>这</w:delText>
        </w:r>
      </w:del>
      <w:r w:rsidR="00840DF9">
        <w:rPr>
          <w:rFonts w:hint="eastAsia"/>
          <w:spacing w:val="2"/>
          <w:szCs w:val="21"/>
        </w:rPr>
        <w:t>可</w:t>
      </w:r>
      <w:r w:rsidR="00211DD9" w:rsidRPr="00060A5E">
        <w:rPr>
          <w:rFonts w:hint="eastAsia"/>
          <w:spacing w:val="2"/>
          <w:szCs w:val="21"/>
        </w:rPr>
        <w:t>作为光伏序列平稳化的基准值。但是由于温度等因素的影响，晴空辐照度和晴空</w:t>
      </w:r>
      <w:proofErr w:type="gramStart"/>
      <w:r w:rsidR="00211DD9" w:rsidRPr="00060A5E">
        <w:rPr>
          <w:rFonts w:hint="eastAsia"/>
          <w:spacing w:val="2"/>
          <w:szCs w:val="21"/>
        </w:rPr>
        <w:t>时光伏板的</w:t>
      </w:r>
      <w:proofErr w:type="gramEnd"/>
      <w:r w:rsidR="00211DD9" w:rsidRPr="00060A5E">
        <w:rPr>
          <w:rFonts w:hint="eastAsia"/>
          <w:spacing w:val="2"/>
          <w:szCs w:val="21"/>
        </w:rPr>
        <w:t>理想功率之间并不是一个精确的比例关系，用晴空辐照度作平稳化得到的“晴空指数”对</w:t>
      </w:r>
      <w:r w:rsidR="00211DD9" w:rsidRPr="00060A5E">
        <w:rPr>
          <w:rFonts w:hint="eastAsia"/>
          <w:spacing w:val="2"/>
          <w:szCs w:val="21"/>
        </w:rPr>
        <w:lastRenderedPageBreak/>
        <w:t>超短期预测要求的精度而言</w:t>
      </w:r>
      <w:r>
        <w:rPr>
          <w:rFonts w:hint="eastAsia"/>
          <w:spacing w:val="2"/>
          <w:szCs w:val="21"/>
        </w:rPr>
        <w:t>不够</w:t>
      </w:r>
      <w:r w:rsidR="00211DD9" w:rsidRPr="00060A5E">
        <w:rPr>
          <w:rFonts w:hint="eastAsia"/>
          <w:spacing w:val="2"/>
          <w:szCs w:val="21"/>
        </w:rPr>
        <w:t>精确。针对这种情况，文献</w:t>
      </w:r>
      <w:r w:rsidR="001C06AF">
        <w:rPr>
          <w:spacing w:val="2"/>
          <w:szCs w:val="21"/>
        </w:rPr>
        <w:fldChar w:fldCharType="begin"/>
      </w:r>
      <w:r w:rsidR="001C06AF">
        <w:rPr>
          <w:spacing w:val="2"/>
          <w:szCs w:val="21"/>
        </w:rPr>
        <w:instrText xml:space="preserve"> </w:instrText>
      </w:r>
      <w:r w:rsidR="001C06AF">
        <w:rPr>
          <w:rFonts w:hint="eastAsia"/>
          <w:spacing w:val="2"/>
          <w:szCs w:val="21"/>
        </w:rPr>
        <w:instrText>REF _Ref33456143 \r \h</w:instrText>
      </w:r>
      <w:r w:rsidR="001C06AF">
        <w:rPr>
          <w:spacing w:val="2"/>
          <w:szCs w:val="21"/>
        </w:rPr>
        <w:instrText xml:space="preserve"> </w:instrText>
      </w:r>
      <w:r w:rsidR="001C06AF">
        <w:rPr>
          <w:spacing w:val="2"/>
          <w:szCs w:val="21"/>
        </w:rPr>
      </w:r>
      <w:r w:rsidR="001C06AF">
        <w:rPr>
          <w:spacing w:val="2"/>
          <w:szCs w:val="21"/>
        </w:rPr>
        <w:fldChar w:fldCharType="separate"/>
      </w:r>
      <w:r w:rsidR="00AA2EED">
        <w:rPr>
          <w:spacing w:val="2"/>
          <w:szCs w:val="21"/>
        </w:rPr>
        <w:t>[9]</w:t>
      </w:r>
      <w:r w:rsidR="001C06AF">
        <w:rPr>
          <w:spacing w:val="2"/>
          <w:szCs w:val="21"/>
        </w:rPr>
        <w:fldChar w:fldCharType="end"/>
      </w:r>
      <w:r w:rsidR="00211DD9" w:rsidRPr="00060A5E">
        <w:rPr>
          <w:rFonts w:hint="eastAsia"/>
          <w:spacing w:val="2"/>
          <w:szCs w:val="21"/>
        </w:rPr>
        <w:t>提出了一个改进的光伏晴空指数</w:t>
      </w:r>
      <w:ins w:id="46" w:author="mayuan" w:date="2020-04-10T10:23:00Z">
        <w:r w:rsidR="00BD2201">
          <w:rPr>
            <w:rFonts w:hint="eastAsia"/>
            <w:spacing w:val="2"/>
            <w:szCs w:val="21"/>
          </w:rPr>
          <w:t>，</w:t>
        </w:r>
      </w:ins>
      <w:del w:id="47" w:author="mayuan" w:date="2020-04-10T10:23:00Z">
        <w:r w:rsidR="00211DD9" w:rsidRPr="00060A5E" w:rsidDel="00BD2201">
          <w:rPr>
            <w:rFonts w:hint="eastAsia"/>
            <w:spacing w:val="2"/>
            <w:szCs w:val="21"/>
          </w:rPr>
          <w:delText>，在光伏系统特性已知的情况下，</w:delText>
        </w:r>
      </w:del>
      <w:r w:rsidR="00211DD9" w:rsidRPr="00060A5E">
        <w:rPr>
          <w:rFonts w:hint="eastAsia"/>
          <w:spacing w:val="2"/>
          <w:szCs w:val="21"/>
        </w:rPr>
        <w:t>计算出了较为准确的理想晴空功率输出，然而此模型需要的光伏系统参数</w:t>
      </w:r>
      <w:r w:rsidR="00840DF9">
        <w:rPr>
          <w:rFonts w:hint="eastAsia"/>
          <w:spacing w:val="2"/>
          <w:szCs w:val="21"/>
        </w:rPr>
        <w:t>非常多</w:t>
      </w:r>
      <w:r w:rsidR="00211DD9" w:rsidRPr="00060A5E">
        <w:rPr>
          <w:rFonts w:hint="eastAsia"/>
          <w:spacing w:val="2"/>
          <w:szCs w:val="21"/>
        </w:rPr>
        <w:t>，在实际应用中很难在所有电站都得到十分详尽的电站数据</w:t>
      </w:r>
      <w:r w:rsidR="00840DF9">
        <w:rPr>
          <w:rFonts w:hint="eastAsia"/>
          <w:spacing w:val="2"/>
          <w:szCs w:val="21"/>
        </w:rPr>
        <w:t>。</w:t>
      </w:r>
      <w:del w:id="48" w:author="mayuan" w:date="2020-04-10T10:23:00Z">
        <w:r w:rsidR="00211DD9" w:rsidRPr="00060A5E" w:rsidDel="00BD2201">
          <w:rPr>
            <w:rFonts w:hint="eastAsia"/>
            <w:spacing w:val="2"/>
            <w:szCs w:val="21"/>
          </w:rPr>
          <w:delText>除物理方法之外，还有文献通过统计学的方法对此基准值进行估计</w:delText>
        </w:r>
        <w:r w:rsidR="00840DF9" w:rsidDel="00BD2201">
          <w:rPr>
            <w:rFonts w:hint="eastAsia"/>
            <w:spacing w:val="2"/>
            <w:szCs w:val="21"/>
          </w:rPr>
          <w:delText>。</w:delText>
        </w:r>
      </w:del>
      <w:r w:rsidR="00211DD9" w:rsidRPr="00060A5E">
        <w:rPr>
          <w:rFonts w:hint="eastAsia"/>
          <w:spacing w:val="2"/>
          <w:szCs w:val="21"/>
        </w:rPr>
        <w:t>文献</w:t>
      </w:r>
      <w:r w:rsidR="001C06AF">
        <w:rPr>
          <w:spacing w:val="2"/>
          <w:szCs w:val="21"/>
        </w:rPr>
        <w:fldChar w:fldCharType="begin"/>
      </w:r>
      <w:r w:rsidR="001C06AF">
        <w:rPr>
          <w:spacing w:val="2"/>
          <w:szCs w:val="21"/>
        </w:rPr>
        <w:instrText xml:space="preserve"> </w:instrText>
      </w:r>
      <w:r w:rsidR="001C06AF">
        <w:rPr>
          <w:rFonts w:hint="eastAsia"/>
          <w:spacing w:val="2"/>
          <w:szCs w:val="21"/>
        </w:rPr>
        <w:instrText>REF _Ref33456165 \r \h</w:instrText>
      </w:r>
      <w:r w:rsidR="001C06AF">
        <w:rPr>
          <w:spacing w:val="2"/>
          <w:szCs w:val="21"/>
        </w:rPr>
        <w:instrText xml:space="preserve"> </w:instrText>
      </w:r>
      <w:r w:rsidR="001C06AF">
        <w:rPr>
          <w:spacing w:val="2"/>
          <w:szCs w:val="21"/>
        </w:rPr>
      </w:r>
      <w:r w:rsidR="001C06AF">
        <w:rPr>
          <w:spacing w:val="2"/>
          <w:szCs w:val="21"/>
        </w:rPr>
        <w:fldChar w:fldCharType="separate"/>
      </w:r>
      <w:r w:rsidR="00AA2EED">
        <w:rPr>
          <w:spacing w:val="2"/>
          <w:szCs w:val="21"/>
        </w:rPr>
        <w:t>[10]</w:t>
      </w:r>
      <w:r w:rsidR="001C06AF">
        <w:rPr>
          <w:spacing w:val="2"/>
          <w:szCs w:val="21"/>
        </w:rPr>
        <w:fldChar w:fldCharType="end"/>
      </w:r>
      <w:r w:rsidR="00211DD9" w:rsidRPr="00060A5E">
        <w:rPr>
          <w:rFonts w:hint="eastAsia"/>
          <w:spacing w:val="2"/>
          <w:szCs w:val="21"/>
        </w:rPr>
        <w:t>把光伏功率序列看作是一天内的时间和一年中的天数的函数，用此二维函数的包络线</w:t>
      </w:r>
      <w:proofErr w:type="gramStart"/>
      <w:r w:rsidR="00211DD9" w:rsidRPr="00060A5E">
        <w:rPr>
          <w:rFonts w:hint="eastAsia"/>
          <w:spacing w:val="2"/>
          <w:szCs w:val="21"/>
        </w:rPr>
        <w:t>来作</w:t>
      </w:r>
      <w:proofErr w:type="gramEnd"/>
      <w:r w:rsidR="00211DD9" w:rsidRPr="00060A5E">
        <w:rPr>
          <w:rFonts w:hint="eastAsia"/>
          <w:spacing w:val="2"/>
          <w:szCs w:val="21"/>
        </w:rPr>
        <w:t>为晴空模型的近似</w:t>
      </w:r>
      <w:r w:rsidR="00840DF9">
        <w:rPr>
          <w:rFonts w:hint="eastAsia"/>
          <w:spacing w:val="2"/>
          <w:szCs w:val="21"/>
        </w:rPr>
        <w:t>。</w:t>
      </w:r>
      <w:r w:rsidR="00211DD9" w:rsidRPr="00060A5E">
        <w:rPr>
          <w:rFonts w:hint="eastAsia"/>
          <w:spacing w:val="2"/>
          <w:szCs w:val="21"/>
        </w:rPr>
        <w:t>文献</w:t>
      </w:r>
      <w:del w:id="49" w:author="mayuan" w:date="2020-04-10T10:25:00Z">
        <w:r w:rsidR="002349ED" w:rsidDel="008D3A30">
          <w:rPr>
            <w:spacing w:val="2"/>
            <w:szCs w:val="21"/>
          </w:rPr>
          <w:fldChar w:fldCharType="begin"/>
        </w:r>
        <w:r w:rsidR="002349ED" w:rsidDel="008D3A30">
          <w:rPr>
            <w:spacing w:val="2"/>
            <w:szCs w:val="21"/>
          </w:rPr>
          <w:delInstrText xml:space="preserve"> </w:delInstrText>
        </w:r>
        <w:r w:rsidR="002349ED" w:rsidDel="008D3A30">
          <w:rPr>
            <w:rFonts w:hint="eastAsia"/>
            <w:spacing w:val="2"/>
            <w:szCs w:val="21"/>
          </w:rPr>
          <w:delInstrText>REF _Ref33474108 \r \h</w:delInstrText>
        </w:r>
        <w:r w:rsidR="002349ED" w:rsidDel="008D3A30">
          <w:rPr>
            <w:spacing w:val="2"/>
            <w:szCs w:val="21"/>
          </w:rPr>
          <w:delInstrText xml:space="preserve"> </w:delInstrText>
        </w:r>
        <w:r w:rsidR="002349ED" w:rsidDel="008D3A30">
          <w:rPr>
            <w:spacing w:val="2"/>
            <w:szCs w:val="21"/>
          </w:rPr>
        </w:r>
        <w:r w:rsidR="002349ED" w:rsidDel="008D3A30">
          <w:rPr>
            <w:spacing w:val="2"/>
            <w:szCs w:val="21"/>
          </w:rPr>
          <w:fldChar w:fldCharType="separate"/>
        </w:r>
        <w:r w:rsidR="007F2D4D" w:rsidDel="008D3A30">
          <w:rPr>
            <w:spacing w:val="2"/>
            <w:szCs w:val="21"/>
          </w:rPr>
          <w:delText>[4]</w:delText>
        </w:r>
        <w:r w:rsidR="002349ED" w:rsidDel="008D3A30">
          <w:rPr>
            <w:spacing w:val="2"/>
            <w:szCs w:val="21"/>
          </w:rPr>
          <w:fldChar w:fldCharType="end"/>
        </w:r>
      </w:del>
      <w:ins w:id="50" w:author="mayuan" w:date="2020-04-10T10:24:00Z">
        <w:r w:rsidR="008D3A30">
          <w:rPr>
            <w:spacing w:val="2"/>
            <w:szCs w:val="21"/>
          </w:rPr>
          <w:fldChar w:fldCharType="begin"/>
        </w:r>
        <w:r w:rsidR="008D3A30">
          <w:rPr>
            <w:spacing w:val="2"/>
            <w:szCs w:val="21"/>
          </w:rPr>
          <w:instrText xml:space="preserve"> REF _Ref37406713 \r \h </w:instrText>
        </w:r>
        <w:r w:rsidR="008D3A30">
          <w:rPr>
            <w:spacing w:val="2"/>
            <w:szCs w:val="21"/>
          </w:rPr>
        </w:r>
      </w:ins>
      <w:r w:rsidR="008D3A30">
        <w:rPr>
          <w:spacing w:val="2"/>
          <w:szCs w:val="21"/>
        </w:rPr>
        <w:fldChar w:fldCharType="separate"/>
      </w:r>
      <w:ins w:id="51" w:author="mayuan" w:date="2020-04-10T10:25:00Z">
        <w:r w:rsidR="00AA2EED">
          <w:rPr>
            <w:spacing w:val="2"/>
            <w:szCs w:val="21"/>
          </w:rPr>
          <w:t>[11]</w:t>
        </w:r>
      </w:ins>
      <w:ins w:id="52" w:author="mayuan" w:date="2020-04-10T10:24:00Z">
        <w:r w:rsidR="008D3A30">
          <w:rPr>
            <w:spacing w:val="2"/>
            <w:szCs w:val="21"/>
          </w:rPr>
          <w:fldChar w:fldCharType="end"/>
        </w:r>
      </w:ins>
      <w:r w:rsidR="00211DD9" w:rsidRPr="00060A5E">
        <w:rPr>
          <w:rFonts w:hint="eastAsia"/>
          <w:spacing w:val="2"/>
          <w:szCs w:val="21"/>
        </w:rPr>
        <w:t>用加权分位数回归的方法通过历史数据拟合每个时刻光伏电站的晴空理想出力作为晴空模型的基准值。但是通过分位数回归进行计算是对每个点单独进行的，对于超短期</w:t>
      </w:r>
      <w:r w:rsidR="00211DD9" w:rsidRPr="00060A5E">
        <w:rPr>
          <w:rFonts w:hint="eastAsia"/>
          <w:spacing w:val="2"/>
          <w:szCs w:val="21"/>
        </w:rPr>
        <w:t>15min</w:t>
      </w:r>
      <w:r w:rsidR="00211DD9" w:rsidRPr="00060A5E">
        <w:rPr>
          <w:rFonts w:hint="eastAsia"/>
          <w:spacing w:val="2"/>
          <w:szCs w:val="21"/>
        </w:rPr>
        <w:t>的分辨率而言，全年</w:t>
      </w:r>
      <w:r w:rsidR="00211DD9" w:rsidRPr="00060A5E">
        <w:rPr>
          <w:rFonts w:hint="eastAsia"/>
          <w:spacing w:val="2"/>
          <w:szCs w:val="21"/>
        </w:rPr>
        <w:t>30540</w:t>
      </w:r>
      <w:r w:rsidR="00211DD9" w:rsidRPr="00060A5E">
        <w:rPr>
          <w:rFonts w:hint="eastAsia"/>
          <w:spacing w:val="2"/>
          <w:szCs w:val="21"/>
        </w:rPr>
        <w:t>个点的拟合过程需要海量的计算量。</w:t>
      </w:r>
    </w:p>
    <w:p w14:paraId="16BE6801" w14:textId="779F7DA3" w:rsidR="00211DD9" w:rsidRPr="00060A5E" w:rsidRDefault="00211DD9" w:rsidP="00211DD9">
      <w:pPr>
        <w:snapToGrid w:val="0"/>
        <w:spacing w:line="314" w:lineRule="exact"/>
        <w:ind w:firstLineChars="200" w:firstLine="428"/>
        <w:rPr>
          <w:spacing w:val="2"/>
          <w:szCs w:val="21"/>
        </w:rPr>
      </w:pPr>
      <w:r w:rsidRPr="00060A5E">
        <w:rPr>
          <w:rFonts w:hint="eastAsia"/>
          <w:spacing w:val="2"/>
          <w:szCs w:val="21"/>
        </w:rPr>
        <w:t>此外，也有文献利用相邻晴天的数据对光</w:t>
      </w:r>
      <w:proofErr w:type="gramStart"/>
      <w:r w:rsidRPr="00060A5E">
        <w:rPr>
          <w:rFonts w:hint="eastAsia"/>
          <w:spacing w:val="2"/>
          <w:szCs w:val="21"/>
        </w:rPr>
        <w:t>伏</w:t>
      </w:r>
      <w:proofErr w:type="gramEnd"/>
      <w:r w:rsidRPr="00060A5E">
        <w:rPr>
          <w:rFonts w:hint="eastAsia"/>
          <w:spacing w:val="2"/>
          <w:szCs w:val="21"/>
        </w:rPr>
        <w:t>功率做出预测</w:t>
      </w:r>
      <w:r w:rsidR="001C06AF" w:rsidRPr="00327748">
        <w:rPr>
          <w:spacing w:val="2"/>
          <w:szCs w:val="21"/>
          <w:vertAlign w:val="superscript"/>
        </w:rPr>
        <w:fldChar w:fldCharType="begin"/>
      </w:r>
      <w:r w:rsidR="001C06AF" w:rsidRPr="009D4E19">
        <w:rPr>
          <w:spacing w:val="2"/>
          <w:szCs w:val="21"/>
          <w:vertAlign w:val="superscript"/>
        </w:rPr>
        <w:instrText xml:space="preserve"> REF _Ref33456185 \r \h  \* MERGEFORMAT </w:instrText>
      </w:r>
      <w:r w:rsidR="001C06AF" w:rsidRPr="00327748">
        <w:rPr>
          <w:spacing w:val="2"/>
          <w:szCs w:val="21"/>
          <w:vertAlign w:val="superscript"/>
        </w:rPr>
      </w:r>
      <w:r w:rsidR="001C06AF" w:rsidRPr="00327748">
        <w:rPr>
          <w:spacing w:val="2"/>
          <w:szCs w:val="21"/>
          <w:vertAlign w:val="superscript"/>
        </w:rPr>
        <w:fldChar w:fldCharType="separate"/>
      </w:r>
      <w:ins w:id="53" w:author="mayuan" w:date="2020-04-10T10:25:00Z">
        <w:r w:rsidR="00AA2EED">
          <w:rPr>
            <w:spacing w:val="2"/>
            <w:szCs w:val="21"/>
            <w:vertAlign w:val="superscript"/>
          </w:rPr>
          <w:t>[12]</w:t>
        </w:r>
      </w:ins>
      <w:del w:id="54" w:author="mayuan" w:date="2020-04-10T10:25:00Z">
        <w:r w:rsidR="007F2D4D" w:rsidDel="00AA2EED">
          <w:rPr>
            <w:spacing w:val="2"/>
            <w:szCs w:val="21"/>
            <w:vertAlign w:val="superscript"/>
          </w:rPr>
          <w:delText>[11]</w:delText>
        </w:r>
      </w:del>
      <w:r w:rsidR="001C06AF" w:rsidRPr="00327748">
        <w:rPr>
          <w:spacing w:val="2"/>
          <w:szCs w:val="21"/>
          <w:vertAlign w:val="superscript"/>
        </w:rPr>
        <w:fldChar w:fldCharType="end"/>
      </w:r>
      <w:r w:rsidRPr="00060A5E">
        <w:rPr>
          <w:rFonts w:hint="eastAsia"/>
          <w:spacing w:val="2"/>
          <w:szCs w:val="21"/>
        </w:rPr>
        <w:t>，但是积日的影响使得距离目标日较远的晴天的</w:t>
      </w:r>
      <w:r w:rsidR="00770C49">
        <w:rPr>
          <w:rFonts w:hint="eastAsia"/>
          <w:spacing w:val="2"/>
          <w:szCs w:val="21"/>
        </w:rPr>
        <w:t>光伏出力</w:t>
      </w:r>
      <w:r w:rsidRPr="00060A5E">
        <w:rPr>
          <w:rFonts w:hint="eastAsia"/>
          <w:spacing w:val="2"/>
          <w:szCs w:val="21"/>
        </w:rPr>
        <w:t>序列与目标日之间有较大的差别</w:t>
      </w:r>
      <w:r w:rsidR="00770C49">
        <w:rPr>
          <w:rFonts w:hint="eastAsia"/>
          <w:spacing w:val="2"/>
          <w:szCs w:val="21"/>
        </w:rPr>
        <w:t>。</w:t>
      </w:r>
      <w:r w:rsidRPr="00060A5E">
        <w:rPr>
          <w:rFonts w:hint="eastAsia"/>
          <w:spacing w:val="2"/>
          <w:szCs w:val="21"/>
        </w:rPr>
        <w:t>经过计算，相差半个月左右的两个晴天全天出力的均方根误差在</w:t>
      </w:r>
      <w:r w:rsidRPr="00060A5E">
        <w:rPr>
          <w:rFonts w:hint="eastAsia"/>
          <w:spacing w:val="2"/>
          <w:szCs w:val="21"/>
        </w:rPr>
        <w:t>5%</w:t>
      </w:r>
      <w:r w:rsidRPr="00060A5E">
        <w:rPr>
          <w:rFonts w:hint="eastAsia"/>
          <w:spacing w:val="2"/>
          <w:szCs w:val="21"/>
        </w:rPr>
        <w:t>～</w:t>
      </w:r>
      <w:r w:rsidRPr="00060A5E">
        <w:rPr>
          <w:rFonts w:hint="eastAsia"/>
          <w:spacing w:val="2"/>
          <w:szCs w:val="21"/>
        </w:rPr>
        <w:t>10%</w:t>
      </w:r>
      <w:r w:rsidRPr="00060A5E">
        <w:rPr>
          <w:rFonts w:hint="eastAsia"/>
          <w:spacing w:val="2"/>
          <w:szCs w:val="21"/>
        </w:rPr>
        <w:t>之间；此外，由于大气透明度的不同，两个相邻晴天之间也可能会存在幅值上的差异，使得相邻两个晴天之间的差异增大。考虑到光伏电站选址通常在光资源丰富的地区，光伏系统出力光滑的时</w:t>
      </w:r>
      <w:r w:rsidR="002A4512">
        <w:rPr>
          <w:rFonts w:hint="eastAsia"/>
          <w:spacing w:val="2"/>
          <w:szCs w:val="21"/>
        </w:rPr>
        <w:t>间</w:t>
      </w:r>
      <w:r w:rsidRPr="00060A5E">
        <w:rPr>
          <w:rFonts w:hint="eastAsia"/>
          <w:spacing w:val="2"/>
          <w:szCs w:val="21"/>
        </w:rPr>
        <w:t>在全年中通常能达到</w:t>
      </w:r>
      <w:r w:rsidRPr="00060A5E">
        <w:rPr>
          <w:rFonts w:hint="eastAsia"/>
          <w:spacing w:val="2"/>
          <w:szCs w:val="21"/>
        </w:rPr>
        <w:t>60~80</w:t>
      </w:r>
      <w:r w:rsidRPr="00060A5E">
        <w:rPr>
          <w:rFonts w:hint="eastAsia"/>
          <w:spacing w:val="2"/>
          <w:szCs w:val="21"/>
        </w:rPr>
        <w:t>天以上，研究一个便于计算、能准确反映光伏电站特性</w:t>
      </w:r>
      <w:r w:rsidR="00770C49">
        <w:rPr>
          <w:rFonts w:hint="eastAsia"/>
          <w:spacing w:val="2"/>
          <w:szCs w:val="21"/>
        </w:rPr>
        <w:t>的</w:t>
      </w:r>
      <w:r w:rsidRPr="00060A5E">
        <w:rPr>
          <w:rFonts w:hint="eastAsia"/>
          <w:spacing w:val="2"/>
          <w:szCs w:val="21"/>
        </w:rPr>
        <w:t>晴空模型对预测光伏电站的出力有着重要的意义。</w:t>
      </w:r>
    </w:p>
    <w:p w14:paraId="5E247D77" w14:textId="2970755F" w:rsidR="00211DD9" w:rsidRPr="00060A5E" w:rsidRDefault="00211DD9" w:rsidP="00211DD9">
      <w:pPr>
        <w:snapToGrid w:val="0"/>
        <w:spacing w:line="314" w:lineRule="exact"/>
        <w:ind w:firstLineChars="200" w:firstLine="428"/>
        <w:rPr>
          <w:spacing w:val="2"/>
          <w:szCs w:val="21"/>
        </w:rPr>
      </w:pPr>
      <w:r w:rsidRPr="00060A5E">
        <w:rPr>
          <w:rFonts w:hint="eastAsia"/>
          <w:spacing w:val="2"/>
          <w:szCs w:val="21"/>
        </w:rPr>
        <w:t>因此，本文通过研究传统晴空模型与实际光伏系统出力之间的关系，提出一个基于参数</w:t>
      </w:r>
      <w:r w:rsidR="009A7A24">
        <w:rPr>
          <w:rFonts w:hint="eastAsia"/>
          <w:spacing w:val="2"/>
          <w:szCs w:val="21"/>
        </w:rPr>
        <w:t>在线更新</w:t>
      </w:r>
      <w:r w:rsidRPr="00060A5E">
        <w:rPr>
          <w:rFonts w:hint="eastAsia"/>
          <w:spacing w:val="2"/>
          <w:szCs w:val="21"/>
        </w:rPr>
        <w:t>的改进晴空功率模型，并基于此方程对小波动天气下光伏功率做出超短期预测。本文的主要贡献主要如下：第一，提出了一个可以描述光伏电站晴空理想出力的计算模型，</w:t>
      </w:r>
      <w:r w:rsidR="009A7A24">
        <w:rPr>
          <w:rFonts w:hint="eastAsia"/>
          <w:spacing w:val="2"/>
          <w:szCs w:val="21"/>
        </w:rPr>
        <w:t>该</w:t>
      </w:r>
      <w:r w:rsidRPr="00060A5E">
        <w:rPr>
          <w:rFonts w:hint="eastAsia"/>
          <w:spacing w:val="2"/>
          <w:szCs w:val="21"/>
        </w:rPr>
        <w:t>模型</w:t>
      </w:r>
      <w:r w:rsidR="009A7A24">
        <w:rPr>
          <w:rFonts w:hint="eastAsia"/>
          <w:spacing w:val="2"/>
          <w:szCs w:val="21"/>
        </w:rPr>
        <w:t>不需要大量的电站参数，而由历史数据计算得到，因此</w:t>
      </w:r>
      <w:r w:rsidRPr="00060A5E">
        <w:rPr>
          <w:rFonts w:hint="eastAsia"/>
          <w:spacing w:val="2"/>
          <w:szCs w:val="21"/>
        </w:rPr>
        <w:t>对</w:t>
      </w:r>
      <w:r w:rsidR="009A7A24">
        <w:rPr>
          <w:rFonts w:hint="eastAsia"/>
          <w:spacing w:val="2"/>
          <w:szCs w:val="21"/>
        </w:rPr>
        <w:t>于</w:t>
      </w:r>
      <w:r w:rsidRPr="00060A5E">
        <w:rPr>
          <w:rFonts w:hint="eastAsia"/>
          <w:spacing w:val="2"/>
          <w:szCs w:val="21"/>
        </w:rPr>
        <w:t>实际</w:t>
      </w:r>
      <w:r w:rsidR="009A7A24">
        <w:rPr>
          <w:rFonts w:hint="eastAsia"/>
          <w:spacing w:val="2"/>
          <w:szCs w:val="21"/>
        </w:rPr>
        <w:t>运行</w:t>
      </w:r>
      <w:r w:rsidRPr="00060A5E">
        <w:rPr>
          <w:rFonts w:hint="eastAsia"/>
          <w:spacing w:val="2"/>
          <w:szCs w:val="21"/>
        </w:rPr>
        <w:t>电站有着良好的适应性</w:t>
      </w:r>
      <w:r w:rsidR="009A7A24">
        <w:rPr>
          <w:rFonts w:hint="eastAsia"/>
          <w:spacing w:val="2"/>
          <w:szCs w:val="21"/>
        </w:rPr>
        <w:t>。</w:t>
      </w:r>
      <w:r w:rsidRPr="00060A5E">
        <w:rPr>
          <w:rFonts w:hint="eastAsia"/>
          <w:spacing w:val="2"/>
          <w:szCs w:val="21"/>
        </w:rPr>
        <w:t>模型结果可以作为光伏电站功率去除周期分量进行平稳化的基准值，可以作为电站小波动天气下预测的参考值，也可以代替相似日的结果用于其他光伏功率预测的方法中；第二，基于晴空模型提出了一个针对小波动天气的在线更新的超短期功率预测方法，对小波动天气在</w:t>
      </w:r>
      <w:r w:rsidR="009A7A24">
        <w:rPr>
          <w:rFonts w:hint="eastAsia"/>
          <w:spacing w:val="2"/>
          <w:szCs w:val="21"/>
        </w:rPr>
        <w:t>3~</w:t>
      </w:r>
      <w:r w:rsidR="009A7A24">
        <w:rPr>
          <w:spacing w:val="2"/>
          <w:szCs w:val="21"/>
        </w:rPr>
        <w:t>4</w:t>
      </w:r>
      <w:r w:rsidR="009A7A24">
        <w:rPr>
          <w:rFonts w:hint="eastAsia"/>
          <w:spacing w:val="2"/>
          <w:szCs w:val="21"/>
        </w:rPr>
        <w:t>小时</w:t>
      </w:r>
      <w:r w:rsidRPr="00060A5E">
        <w:rPr>
          <w:rFonts w:hint="eastAsia"/>
          <w:spacing w:val="2"/>
          <w:szCs w:val="21"/>
        </w:rPr>
        <w:t>尺度下的预测精度有较好的提升。</w:t>
      </w:r>
    </w:p>
    <w:p w14:paraId="38EE21D0" w14:textId="57FF40BC" w:rsidR="00211DD9" w:rsidRPr="00060A5E" w:rsidDel="00AA2EED" w:rsidRDefault="00211DD9" w:rsidP="00211DD9">
      <w:pPr>
        <w:snapToGrid w:val="0"/>
        <w:spacing w:line="314" w:lineRule="exact"/>
        <w:ind w:firstLineChars="200" w:firstLine="428"/>
        <w:rPr>
          <w:del w:id="55" w:author="mayuan" w:date="2020-04-10T10:26:00Z"/>
          <w:spacing w:val="2"/>
          <w:szCs w:val="21"/>
        </w:rPr>
      </w:pPr>
      <w:del w:id="56" w:author="mayuan" w:date="2020-04-10T10:26:00Z">
        <w:r w:rsidRPr="00060A5E" w:rsidDel="00AA2EED">
          <w:rPr>
            <w:rFonts w:hint="eastAsia"/>
            <w:spacing w:val="2"/>
            <w:szCs w:val="21"/>
          </w:rPr>
          <w:delText>本文结构如下：第</w:delText>
        </w:r>
        <w:r w:rsidR="00AA4347" w:rsidDel="00AA2EED">
          <w:rPr>
            <w:rFonts w:hint="eastAsia"/>
            <w:spacing w:val="2"/>
            <w:szCs w:val="21"/>
          </w:rPr>
          <w:delText>1</w:delText>
        </w:r>
        <w:r w:rsidRPr="00060A5E" w:rsidDel="00AA2EED">
          <w:rPr>
            <w:rFonts w:hint="eastAsia"/>
            <w:spacing w:val="2"/>
            <w:szCs w:val="21"/>
          </w:rPr>
          <w:delText>节介绍本文</w:delText>
        </w:r>
        <w:r w:rsidR="00AA4347" w:rsidDel="00AA2EED">
          <w:rPr>
            <w:rFonts w:hint="eastAsia"/>
            <w:spacing w:val="2"/>
            <w:szCs w:val="21"/>
          </w:rPr>
          <w:delText>晴空模型的基础；第</w:delText>
        </w:r>
        <w:r w:rsidR="00AA4347" w:rsidDel="00AA2EED">
          <w:rPr>
            <w:rFonts w:hint="eastAsia"/>
            <w:spacing w:val="2"/>
            <w:szCs w:val="21"/>
          </w:rPr>
          <w:delText>2</w:delText>
        </w:r>
        <w:r w:rsidR="00AA4347" w:rsidDel="00AA2EED">
          <w:rPr>
            <w:rFonts w:hint="eastAsia"/>
            <w:spacing w:val="2"/>
            <w:szCs w:val="21"/>
          </w:rPr>
          <w:delText>节介绍</w:delText>
        </w:r>
        <w:r w:rsidRPr="00060A5E" w:rsidDel="00AA2EED">
          <w:rPr>
            <w:rFonts w:hint="eastAsia"/>
            <w:spacing w:val="2"/>
            <w:szCs w:val="21"/>
          </w:rPr>
          <w:delText>所提出的</w:delText>
        </w:r>
        <w:r w:rsidR="00AA4347" w:rsidDel="00AA2EED">
          <w:rPr>
            <w:rFonts w:hint="eastAsia"/>
            <w:spacing w:val="2"/>
            <w:szCs w:val="21"/>
          </w:rPr>
          <w:delText>数据驱动的</w:delText>
        </w:r>
        <w:r w:rsidRPr="00060A5E" w:rsidDel="00AA2EED">
          <w:rPr>
            <w:rFonts w:hint="eastAsia"/>
            <w:spacing w:val="2"/>
            <w:szCs w:val="21"/>
          </w:rPr>
          <w:delText>改进晴空功率计算模型和</w:delText>
        </w:r>
        <w:r w:rsidR="00AA4347" w:rsidDel="00AA2EED">
          <w:rPr>
            <w:rFonts w:hint="eastAsia"/>
            <w:spacing w:val="2"/>
            <w:szCs w:val="21"/>
          </w:rPr>
          <w:delText>参数在线更新的光伏功率</w:delText>
        </w:r>
        <w:r w:rsidRPr="00060A5E" w:rsidDel="00AA2EED">
          <w:rPr>
            <w:rFonts w:hint="eastAsia"/>
            <w:spacing w:val="2"/>
            <w:szCs w:val="21"/>
          </w:rPr>
          <w:delText>预测方法；第</w:delText>
        </w:r>
        <w:r w:rsidR="00AA4347" w:rsidDel="00AA2EED">
          <w:rPr>
            <w:rFonts w:hint="eastAsia"/>
            <w:spacing w:val="2"/>
            <w:szCs w:val="21"/>
          </w:rPr>
          <w:delText>3</w:delText>
        </w:r>
        <w:r w:rsidRPr="00060A5E" w:rsidDel="00AA2EED">
          <w:rPr>
            <w:rFonts w:hint="eastAsia"/>
            <w:spacing w:val="2"/>
            <w:szCs w:val="21"/>
          </w:rPr>
          <w:delText>节</w:delText>
        </w:r>
        <w:r w:rsidR="00AA4347" w:rsidDel="00AA2EED">
          <w:rPr>
            <w:rFonts w:hint="eastAsia"/>
            <w:spacing w:val="2"/>
            <w:szCs w:val="21"/>
          </w:rPr>
          <w:delText>采用吉林省某光伏电站</w:delText>
        </w:r>
        <w:r w:rsidRPr="00060A5E" w:rsidDel="00AA2EED">
          <w:rPr>
            <w:rFonts w:hint="eastAsia"/>
            <w:spacing w:val="2"/>
            <w:szCs w:val="21"/>
          </w:rPr>
          <w:delText>数据验证所提</w:delText>
        </w:r>
        <w:r w:rsidR="00AA4347" w:rsidDel="00AA2EED">
          <w:rPr>
            <w:rFonts w:hint="eastAsia"/>
            <w:spacing w:val="2"/>
            <w:szCs w:val="21"/>
          </w:rPr>
          <w:delText>方法的有效性</w:delText>
        </w:r>
        <w:r w:rsidRPr="00060A5E" w:rsidDel="00AA2EED">
          <w:rPr>
            <w:rFonts w:hint="eastAsia"/>
            <w:spacing w:val="2"/>
            <w:szCs w:val="21"/>
          </w:rPr>
          <w:delText>；第</w:delText>
        </w:r>
        <w:r w:rsidR="00AA4347" w:rsidDel="00AA2EED">
          <w:rPr>
            <w:rFonts w:hint="eastAsia"/>
            <w:spacing w:val="2"/>
            <w:szCs w:val="21"/>
          </w:rPr>
          <w:delText>4</w:delText>
        </w:r>
        <w:r w:rsidRPr="00060A5E" w:rsidDel="00AA2EED">
          <w:rPr>
            <w:rFonts w:hint="eastAsia"/>
            <w:spacing w:val="2"/>
            <w:szCs w:val="21"/>
          </w:rPr>
          <w:delText>节总结本文</w:delText>
        </w:r>
        <w:r w:rsidR="00AA4347" w:rsidDel="00AA2EED">
          <w:rPr>
            <w:rFonts w:hint="eastAsia"/>
            <w:spacing w:val="2"/>
            <w:szCs w:val="21"/>
          </w:rPr>
          <w:delText>。</w:delText>
        </w:r>
      </w:del>
    </w:p>
    <w:p w14:paraId="2293EB67" w14:textId="77777777" w:rsidR="00211DD9" w:rsidRDefault="00211DD9" w:rsidP="00211DD9">
      <w:pPr>
        <w:spacing w:beforeLines="50" w:before="156" w:afterLines="50" w:after="156"/>
        <w:rPr>
          <w:rFonts w:ascii="黑体" w:eastAsia="黑体"/>
          <w:sz w:val="24"/>
        </w:rPr>
      </w:pPr>
      <w:r w:rsidRPr="00440710">
        <w:rPr>
          <w:sz w:val="24"/>
        </w:rPr>
        <w:t xml:space="preserve">1  </w:t>
      </w:r>
      <w:r>
        <w:rPr>
          <w:rFonts w:ascii="黑体" w:eastAsia="黑体" w:hint="eastAsia"/>
          <w:sz w:val="24"/>
        </w:rPr>
        <w:t>晴空功率模型</w:t>
      </w:r>
    </w:p>
    <w:p w14:paraId="1FBA82CC" w14:textId="3CA3DFDC" w:rsidR="00211DD9" w:rsidRPr="00872DBF" w:rsidRDefault="00211DD9" w:rsidP="00211DD9">
      <w:pPr>
        <w:snapToGrid w:val="0"/>
        <w:spacing w:line="314" w:lineRule="exact"/>
        <w:ind w:firstLineChars="200" w:firstLine="428"/>
        <w:rPr>
          <w:spacing w:val="2"/>
          <w:szCs w:val="21"/>
        </w:rPr>
      </w:pPr>
      <w:r w:rsidRPr="00872DBF">
        <w:rPr>
          <w:spacing w:val="2"/>
          <w:szCs w:val="21"/>
        </w:rPr>
        <w:t>本文提出的晴空功率模型利用了现有的</w:t>
      </w:r>
      <w:r w:rsidRPr="00872DBF">
        <w:rPr>
          <w:spacing w:val="2"/>
          <w:szCs w:val="21"/>
        </w:rPr>
        <w:t>ASHRAE</w:t>
      </w:r>
      <w:r w:rsidR="00791143" w:rsidRPr="009D4E19">
        <w:rPr>
          <w:spacing w:val="2"/>
          <w:szCs w:val="21"/>
          <w:vertAlign w:val="superscript"/>
        </w:rPr>
        <w:fldChar w:fldCharType="begin"/>
      </w:r>
      <w:r w:rsidR="00791143" w:rsidRPr="009D4E19">
        <w:rPr>
          <w:spacing w:val="2"/>
          <w:szCs w:val="21"/>
          <w:vertAlign w:val="superscript"/>
        </w:rPr>
        <w:instrText xml:space="preserve"> REF _Ref33456228 \r \h </w:instrText>
      </w:r>
      <w:r w:rsidR="00791143">
        <w:rPr>
          <w:spacing w:val="2"/>
          <w:szCs w:val="21"/>
          <w:vertAlign w:val="superscript"/>
        </w:rPr>
        <w:instrText xml:space="preserve"> \* MERGEFORMAT </w:instrText>
      </w:r>
      <w:r w:rsidR="00791143" w:rsidRPr="009D4E19">
        <w:rPr>
          <w:spacing w:val="2"/>
          <w:szCs w:val="21"/>
          <w:vertAlign w:val="superscript"/>
        </w:rPr>
      </w:r>
      <w:r w:rsidR="00791143" w:rsidRPr="009D4E19">
        <w:rPr>
          <w:spacing w:val="2"/>
          <w:szCs w:val="21"/>
          <w:vertAlign w:val="superscript"/>
        </w:rPr>
        <w:fldChar w:fldCharType="separate"/>
      </w:r>
      <w:ins w:id="57" w:author="mayuan" w:date="2020-04-10T10:25:00Z">
        <w:r w:rsidR="00AA2EED">
          <w:rPr>
            <w:spacing w:val="2"/>
            <w:szCs w:val="21"/>
            <w:vertAlign w:val="superscript"/>
          </w:rPr>
          <w:t>[13]</w:t>
        </w:r>
      </w:ins>
      <w:del w:id="58" w:author="mayuan" w:date="2020-04-10T10:25:00Z">
        <w:r w:rsidR="00791143" w:rsidRPr="009D4E19" w:rsidDel="00AA2EED">
          <w:rPr>
            <w:spacing w:val="2"/>
            <w:szCs w:val="21"/>
            <w:vertAlign w:val="superscript"/>
          </w:rPr>
          <w:delText>[12]</w:delText>
        </w:r>
      </w:del>
      <w:r w:rsidR="00791143" w:rsidRPr="009D4E19">
        <w:rPr>
          <w:spacing w:val="2"/>
          <w:szCs w:val="21"/>
          <w:vertAlign w:val="superscript"/>
        </w:rPr>
        <w:fldChar w:fldCharType="end"/>
      </w:r>
      <w:r w:rsidRPr="00872DBF">
        <w:rPr>
          <w:spacing w:val="2"/>
          <w:szCs w:val="21"/>
        </w:rPr>
        <w:t>晴空辐照度模型，建立了计算晴空辐照度与实际光伏电站晴天出力之间的映射模型，从而得到光伏电站的晴空功率。</w:t>
      </w:r>
      <w:r w:rsidRPr="00872DBF">
        <w:rPr>
          <w:rFonts w:hint="eastAsia"/>
          <w:spacing w:val="2"/>
          <w:szCs w:val="21"/>
        </w:rPr>
        <w:t>首先，介绍一下</w:t>
      </w:r>
      <w:r w:rsidRPr="00872DBF">
        <w:rPr>
          <w:rFonts w:hint="eastAsia"/>
          <w:spacing w:val="2"/>
          <w:szCs w:val="21"/>
        </w:rPr>
        <w:t>ASHRAE</w:t>
      </w:r>
      <w:r w:rsidRPr="00872DBF">
        <w:rPr>
          <w:rFonts w:hint="eastAsia"/>
          <w:spacing w:val="2"/>
          <w:szCs w:val="21"/>
        </w:rPr>
        <w:t>模型。</w:t>
      </w:r>
    </w:p>
    <w:p w14:paraId="51387E50" w14:textId="77777777" w:rsidR="00211DD9" w:rsidRPr="00F92E40" w:rsidRDefault="00211DD9" w:rsidP="00211DD9">
      <w:r w:rsidRPr="008448C1">
        <w:t xml:space="preserve">1.1  </w:t>
      </w:r>
      <w:r>
        <w:rPr>
          <w:rFonts w:ascii="黑体" w:eastAsia="黑体" w:hint="eastAsia"/>
        </w:rPr>
        <w:t>ASHRAE晴空辐照度模型</w:t>
      </w:r>
    </w:p>
    <w:p w14:paraId="7F52915C" w14:textId="3F44E3FB" w:rsidR="00211DD9" w:rsidRPr="00AD19D6" w:rsidRDefault="00211DD9" w:rsidP="00211DD9">
      <w:pPr>
        <w:snapToGrid w:val="0"/>
        <w:spacing w:line="314" w:lineRule="exact"/>
        <w:ind w:firstLineChars="200" w:firstLine="428"/>
        <w:rPr>
          <w:spacing w:val="2"/>
          <w:szCs w:val="21"/>
        </w:rPr>
      </w:pPr>
      <w:r w:rsidRPr="00AD19D6">
        <w:rPr>
          <w:spacing w:val="2"/>
          <w:szCs w:val="21"/>
        </w:rPr>
        <w:t>根据文献</w:t>
      </w:r>
      <w:r w:rsidR="001C06AF">
        <w:rPr>
          <w:spacing w:val="2"/>
          <w:szCs w:val="21"/>
        </w:rPr>
        <w:fldChar w:fldCharType="begin"/>
      </w:r>
      <w:r w:rsidR="001C06AF">
        <w:rPr>
          <w:spacing w:val="2"/>
          <w:szCs w:val="21"/>
        </w:rPr>
        <w:instrText xml:space="preserve"> REF _Ref33456249 \r \h </w:instrText>
      </w:r>
      <w:r w:rsidR="001C06AF">
        <w:rPr>
          <w:spacing w:val="2"/>
          <w:szCs w:val="21"/>
        </w:rPr>
      </w:r>
      <w:r w:rsidR="001C06AF">
        <w:rPr>
          <w:spacing w:val="2"/>
          <w:szCs w:val="21"/>
        </w:rPr>
        <w:fldChar w:fldCharType="separate"/>
      </w:r>
      <w:ins w:id="59" w:author="mayuan" w:date="2020-04-10T10:25:00Z">
        <w:r w:rsidR="00AA2EED">
          <w:rPr>
            <w:spacing w:val="2"/>
            <w:szCs w:val="21"/>
          </w:rPr>
          <w:t>[14]</w:t>
        </w:r>
      </w:ins>
      <w:del w:id="60" w:author="mayuan" w:date="2020-04-10T10:25:00Z">
        <w:r w:rsidR="007F2D4D" w:rsidDel="00AA2EED">
          <w:rPr>
            <w:spacing w:val="2"/>
            <w:szCs w:val="21"/>
          </w:rPr>
          <w:delText>[13]</w:delText>
        </w:r>
      </w:del>
      <w:r w:rsidR="001C06AF">
        <w:rPr>
          <w:spacing w:val="2"/>
          <w:szCs w:val="21"/>
        </w:rPr>
        <w:fldChar w:fldCharType="end"/>
      </w:r>
      <w:r w:rsidRPr="00AD19D6">
        <w:rPr>
          <w:spacing w:val="2"/>
          <w:szCs w:val="21"/>
        </w:rPr>
        <w:t>，晴空辐照度计算模型的精度和计算难度以及参数的获取难度成正相关</w:t>
      </w:r>
      <w:r w:rsidR="00B33CC4">
        <w:rPr>
          <w:rFonts w:hint="eastAsia"/>
          <w:spacing w:val="2"/>
          <w:szCs w:val="21"/>
        </w:rPr>
        <w:t>。</w:t>
      </w:r>
      <w:r w:rsidRPr="00AD19D6">
        <w:rPr>
          <w:spacing w:val="2"/>
          <w:szCs w:val="21"/>
        </w:rPr>
        <w:t>但是在一定精度下，模型的提升程度比较有限。综合考虑模型精度和模型的普适性，本文选取</w:t>
      </w:r>
      <w:r w:rsidR="00B33CC4" w:rsidRPr="00AD19D6">
        <w:rPr>
          <w:spacing w:val="2"/>
          <w:szCs w:val="21"/>
        </w:rPr>
        <w:t>参数</w:t>
      </w:r>
      <w:r w:rsidR="00B33CC4">
        <w:rPr>
          <w:rFonts w:hint="eastAsia"/>
          <w:spacing w:val="2"/>
          <w:szCs w:val="21"/>
        </w:rPr>
        <w:t>比较</w:t>
      </w:r>
      <w:r w:rsidR="00B33CC4" w:rsidRPr="00AD19D6">
        <w:rPr>
          <w:spacing w:val="2"/>
          <w:szCs w:val="21"/>
        </w:rPr>
        <w:t>容易获取</w:t>
      </w:r>
      <w:r w:rsidR="00B33CC4">
        <w:rPr>
          <w:rFonts w:hint="eastAsia"/>
          <w:spacing w:val="2"/>
          <w:szCs w:val="21"/>
        </w:rPr>
        <w:t>的</w:t>
      </w:r>
      <w:r w:rsidRPr="00AD19D6">
        <w:rPr>
          <w:spacing w:val="2"/>
          <w:szCs w:val="21"/>
        </w:rPr>
        <w:t>ASHRAE</w:t>
      </w:r>
      <w:r w:rsidRPr="00AD19D6">
        <w:rPr>
          <w:spacing w:val="2"/>
          <w:szCs w:val="21"/>
        </w:rPr>
        <w:t>晴空模型</w:t>
      </w:r>
      <w:r w:rsidR="001C06AF">
        <w:rPr>
          <w:spacing w:val="2"/>
          <w:szCs w:val="21"/>
          <w:vertAlign w:val="superscript"/>
        </w:rPr>
        <w:fldChar w:fldCharType="begin"/>
      </w:r>
      <w:r w:rsidR="001C06AF">
        <w:rPr>
          <w:spacing w:val="2"/>
          <w:szCs w:val="21"/>
          <w:vertAlign w:val="superscript"/>
        </w:rPr>
        <w:instrText xml:space="preserve"> REF _Ref33456228 \r \h </w:instrText>
      </w:r>
      <w:r w:rsidR="001C06AF">
        <w:rPr>
          <w:spacing w:val="2"/>
          <w:szCs w:val="21"/>
          <w:vertAlign w:val="superscript"/>
        </w:rPr>
      </w:r>
      <w:r w:rsidR="001C06AF">
        <w:rPr>
          <w:spacing w:val="2"/>
          <w:szCs w:val="21"/>
          <w:vertAlign w:val="superscript"/>
        </w:rPr>
        <w:fldChar w:fldCharType="separate"/>
      </w:r>
      <w:ins w:id="61" w:author="mayuan" w:date="2020-04-10T10:25:00Z">
        <w:r w:rsidR="00AA2EED">
          <w:rPr>
            <w:spacing w:val="2"/>
            <w:szCs w:val="21"/>
            <w:vertAlign w:val="superscript"/>
          </w:rPr>
          <w:t>[13]</w:t>
        </w:r>
      </w:ins>
      <w:del w:id="62" w:author="mayuan" w:date="2020-04-10T10:25:00Z">
        <w:r w:rsidR="007F2D4D" w:rsidDel="00AA2EED">
          <w:rPr>
            <w:spacing w:val="2"/>
            <w:szCs w:val="21"/>
            <w:vertAlign w:val="superscript"/>
          </w:rPr>
          <w:delText>[12]</w:delText>
        </w:r>
      </w:del>
      <w:r w:rsidR="001C06AF">
        <w:rPr>
          <w:spacing w:val="2"/>
          <w:szCs w:val="21"/>
          <w:vertAlign w:val="superscript"/>
        </w:rPr>
        <w:fldChar w:fldCharType="end"/>
      </w:r>
      <w:r w:rsidR="00B33CC4">
        <w:rPr>
          <w:rFonts w:hint="eastAsia"/>
          <w:spacing w:val="2"/>
          <w:szCs w:val="21"/>
        </w:rPr>
        <w:t>作为</w:t>
      </w:r>
      <w:r w:rsidRPr="00AD19D6">
        <w:rPr>
          <w:spacing w:val="2"/>
          <w:szCs w:val="21"/>
        </w:rPr>
        <w:t>晴空辐照度计算</w:t>
      </w:r>
      <w:r w:rsidR="00B33CC4">
        <w:rPr>
          <w:rFonts w:hint="eastAsia"/>
          <w:spacing w:val="2"/>
          <w:szCs w:val="21"/>
        </w:rPr>
        <w:t>的基础</w:t>
      </w:r>
      <w:r w:rsidRPr="00AD19D6">
        <w:rPr>
          <w:spacing w:val="2"/>
          <w:szCs w:val="21"/>
        </w:rPr>
        <w:t>。</w:t>
      </w:r>
    </w:p>
    <w:p w14:paraId="1D9F6F82" w14:textId="50EAE721" w:rsidR="00211DD9" w:rsidRPr="00060A5E" w:rsidRDefault="00211DD9" w:rsidP="00211DD9">
      <w:pPr>
        <w:snapToGrid w:val="0"/>
        <w:spacing w:line="314" w:lineRule="exact"/>
        <w:ind w:firstLineChars="200" w:firstLine="428"/>
        <w:rPr>
          <w:spacing w:val="2"/>
          <w:szCs w:val="21"/>
        </w:rPr>
      </w:pPr>
      <w:r w:rsidRPr="00060A5E">
        <w:rPr>
          <w:rFonts w:hint="eastAsia"/>
          <w:spacing w:val="2"/>
          <w:szCs w:val="21"/>
        </w:rPr>
        <w:t>ASHRAE</w:t>
      </w:r>
      <w:r w:rsidRPr="00060A5E">
        <w:rPr>
          <w:rFonts w:hint="eastAsia"/>
          <w:spacing w:val="2"/>
          <w:szCs w:val="21"/>
        </w:rPr>
        <w:t>模型需要的大气参数只有直射辐射光学厚度</w:t>
      </w:r>
      <w:bookmarkStart w:id="63" w:name="MTBlankEqn"/>
      <w:r w:rsidR="004775AD" w:rsidRPr="0080186D">
        <w:rPr>
          <w:noProof/>
          <w:position w:val="-10"/>
        </w:rPr>
        <w:object w:dxaOrig="220" w:dyaOrig="320" w14:anchorId="40746E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1.05pt;height:16.3pt;mso-width-percent:0;mso-height-percent:0;mso-width-percent:0;mso-height-percent:0" o:ole="">
            <v:imagedata r:id="rId14" o:title=""/>
          </v:shape>
          <o:OLEObject Type="Embed" ProgID="Equation.DSMT4" ShapeID="_x0000_i1025" DrawAspect="Content" ObjectID="_1648020150" r:id="rId15"/>
        </w:object>
      </w:r>
      <w:bookmarkEnd w:id="63"/>
      <w:r w:rsidRPr="00060A5E">
        <w:rPr>
          <w:rFonts w:hint="eastAsia"/>
          <w:spacing w:val="2"/>
          <w:szCs w:val="21"/>
        </w:rPr>
        <w:t>和散射辐射的光学厚度</w:t>
      </w:r>
      <w:r w:rsidR="004775AD" w:rsidRPr="0080186D">
        <w:rPr>
          <w:noProof/>
          <w:position w:val="-10"/>
        </w:rPr>
        <w:object w:dxaOrig="240" w:dyaOrig="320" w14:anchorId="3BC1B7AB">
          <v:shape id="_x0000_i1026" type="#_x0000_t75" alt="" style="width:12.1pt;height:16.3pt;mso-width-percent:0;mso-height-percent:0;mso-width-percent:0;mso-height-percent:0" o:ole="">
            <v:imagedata r:id="rId16" o:title=""/>
          </v:shape>
          <o:OLEObject Type="Embed" ProgID="Equation.DSMT4" ShapeID="_x0000_i1026" DrawAspect="Content" ObjectID="_1648020151" r:id="rId17"/>
        </w:object>
      </w:r>
      <w:r>
        <w:rPr>
          <w:rFonts w:hint="eastAsia"/>
          <w:spacing w:val="2"/>
          <w:szCs w:val="21"/>
        </w:rPr>
        <w:t>。虽然，</w:t>
      </w:r>
      <w:r w:rsidRPr="00060A5E">
        <w:rPr>
          <w:rFonts w:hint="eastAsia"/>
          <w:spacing w:val="2"/>
          <w:szCs w:val="21"/>
        </w:rPr>
        <w:t>某一地点的</w:t>
      </w:r>
      <w:r w:rsidR="004775AD" w:rsidRPr="0080186D">
        <w:rPr>
          <w:noProof/>
          <w:position w:val="-10"/>
        </w:rPr>
        <w:object w:dxaOrig="220" w:dyaOrig="320" w14:anchorId="5277F550">
          <v:shape id="_x0000_i1027" type="#_x0000_t75" alt="" style="width:11.05pt;height:16.3pt;mso-width-percent:0;mso-height-percent:0;mso-width-percent:0;mso-height-percent:0" o:ole="">
            <v:imagedata r:id="rId18" o:title=""/>
          </v:shape>
          <o:OLEObject Type="Embed" ProgID="Equation.DSMT4" ShapeID="_x0000_i1027" DrawAspect="Content" ObjectID="_1648020152" r:id="rId19"/>
        </w:object>
      </w:r>
      <w:r w:rsidRPr="00D54400">
        <w:rPr>
          <w:rFonts w:hint="eastAsia"/>
          <w:szCs w:val="21"/>
        </w:rPr>
        <w:t>和</w:t>
      </w:r>
      <w:r w:rsidR="004775AD" w:rsidRPr="0080186D">
        <w:rPr>
          <w:noProof/>
          <w:position w:val="-10"/>
        </w:rPr>
        <w:object w:dxaOrig="240" w:dyaOrig="320" w14:anchorId="21470A35">
          <v:shape id="_x0000_i1028" type="#_x0000_t75" alt="" style="width:12.1pt;height:16.3pt;mso-width-percent:0;mso-height-percent:0;mso-width-percent:0;mso-height-percent:0" o:ole="">
            <v:imagedata r:id="rId20" o:title=""/>
          </v:shape>
          <o:OLEObject Type="Embed" ProgID="Equation.DSMT4" ShapeID="_x0000_i1028" DrawAspect="Content" ObjectID="_1648020153" r:id="rId21"/>
        </w:object>
      </w:r>
      <w:r w:rsidRPr="00060A5E">
        <w:rPr>
          <w:rFonts w:hint="eastAsia"/>
          <w:spacing w:val="2"/>
          <w:szCs w:val="21"/>
        </w:rPr>
        <w:t>在一年中是不断变化的，代表着如海拔、水汽含量和气溶胶等与当地晴空太阳辐射相关的</w:t>
      </w:r>
      <w:r>
        <w:rPr>
          <w:rFonts w:hint="eastAsia"/>
          <w:spacing w:val="2"/>
          <w:szCs w:val="21"/>
        </w:rPr>
        <w:t>大气参数</w:t>
      </w:r>
      <w:r w:rsidRPr="00060A5E">
        <w:rPr>
          <w:rFonts w:hint="eastAsia"/>
          <w:spacing w:val="2"/>
          <w:szCs w:val="21"/>
        </w:rPr>
        <w:t>，</w:t>
      </w:r>
      <w:r>
        <w:rPr>
          <w:rFonts w:hint="eastAsia"/>
          <w:spacing w:val="2"/>
          <w:szCs w:val="21"/>
        </w:rPr>
        <w:t>但是这两个参数在</w:t>
      </w:r>
      <w:r w:rsidRPr="00060A5E">
        <w:rPr>
          <w:rFonts w:hint="eastAsia"/>
          <w:spacing w:val="2"/>
          <w:szCs w:val="21"/>
        </w:rPr>
        <w:t>全球大部分地区每个月的平均值</w:t>
      </w:r>
      <w:r w:rsidR="00B33CC4">
        <w:rPr>
          <w:rFonts w:hint="eastAsia"/>
          <w:spacing w:val="2"/>
          <w:szCs w:val="21"/>
        </w:rPr>
        <w:t>可由</w:t>
      </w:r>
      <w:r w:rsidRPr="00060A5E">
        <w:rPr>
          <w:rFonts w:hint="eastAsia"/>
          <w:spacing w:val="2"/>
          <w:szCs w:val="21"/>
        </w:rPr>
        <w:t>文献</w:t>
      </w:r>
      <w:r w:rsidR="001C06AF">
        <w:rPr>
          <w:spacing w:val="2"/>
          <w:szCs w:val="21"/>
        </w:rPr>
        <w:fldChar w:fldCharType="begin"/>
      </w:r>
      <w:r w:rsidR="001C06AF">
        <w:rPr>
          <w:spacing w:val="2"/>
          <w:szCs w:val="21"/>
        </w:rPr>
        <w:instrText xml:space="preserve"> </w:instrText>
      </w:r>
      <w:r w:rsidR="001C06AF">
        <w:rPr>
          <w:rFonts w:hint="eastAsia"/>
          <w:spacing w:val="2"/>
          <w:szCs w:val="21"/>
        </w:rPr>
        <w:instrText>REF _Ref33456228 \r \h</w:instrText>
      </w:r>
      <w:r w:rsidR="001C06AF">
        <w:rPr>
          <w:spacing w:val="2"/>
          <w:szCs w:val="21"/>
        </w:rPr>
        <w:instrText xml:space="preserve"> </w:instrText>
      </w:r>
      <w:r w:rsidR="001C06AF">
        <w:rPr>
          <w:spacing w:val="2"/>
          <w:szCs w:val="21"/>
        </w:rPr>
      </w:r>
      <w:r w:rsidR="001C06AF">
        <w:rPr>
          <w:spacing w:val="2"/>
          <w:szCs w:val="21"/>
        </w:rPr>
        <w:fldChar w:fldCharType="separate"/>
      </w:r>
      <w:ins w:id="64" w:author="mayuan" w:date="2020-04-10T10:25:00Z">
        <w:r w:rsidR="00AA2EED">
          <w:rPr>
            <w:spacing w:val="2"/>
            <w:szCs w:val="21"/>
          </w:rPr>
          <w:t>[13]</w:t>
        </w:r>
      </w:ins>
      <w:del w:id="65" w:author="mayuan" w:date="2020-04-10T10:25:00Z">
        <w:r w:rsidR="007F2D4D" w:rsidDel="00AA2EED">
          <w:rPr>
            <w:spacing w:val="2"/>
            <w:szCs w:val="21"/>
          </w:rPr>
          <w:delText>[12]</w:delText>
        </w:r>
      </w:del>
      <w:r w:rsidR="001C06AF">
        <w:rPr>
          <w:spacing w:val="2"/>
          <w:szCs w:val="21"/>
        </w:rPr>
        <w:fldChar w:fldCharType="end"/>
      </w:r>
      <w:r w:rsidRPr="00060A5E">
        <w:rPr>
          <w:rFonts w:hint="eastAsia"/>
          <w:spacing w:val="2"/>
          <w:szCs w:val="21"/>
        </w:rPr>
        <w:t>附录</w:t>
      </w:r>
      <w:r>
        <w:rPr>
          <w:rFonts w:hint="eastAsia"/>
          <w:spacing w:val="2"/>
          <w:szCs w:val="21"/>
        </w:rPr>
        <w:t>查到</w:t>
      </w:r>
      <w:r w:rsidRPr="00060A5E">
        <w:rPr>
          <w:rFonts w:hint="eastAsia"/>
          <w:spacing w:val="2"/>
          <w:szCs w:val="21"/>
        </w:rPr>
        <w:t>。</w:t>
      </w:r>
    </w:p>
    <w:p w14:paraId="08859616" w14:textId="3B6650B1" w:rsidR="00211DD9" w:rsidRPr="00D974DF" w:rsidRDefault="00211DD9" w:rsidP="00211DD9">
      <w:pPr>
        <w:snapToGrid w:val="0"/>
        <w:spacing w:line="314" w:lineRule="exact"/>
        <w:ind w:firstLineChars="200" w:firstLine="428"/>
        <w:rPr>
          <w:spacing w:val="2"/>
          <w:szCs w:val="21"/>
        </w:rPr>
      </w:pPr>
      <w:r w:rsidRPr="00D974DF">
        <w:rPr>
          <w:rFonts w:hint="eastAsia"/>
          <w:spacing w:val="2"/>
          <w:szCs w:val="21"/>
        </w:rPr>
        <w:t>晴空条件下，最终到达地面的太阳辐</w:t>
      </w:r>
      <w:r w:rsidR="00B33CC4">
        <w:rPr>
          <w:rFonts w:hint="eastAsia"/>
          <w:spacing w:val="2"/>
          <w:szCs w:val="21"/>
        </w:rPr>
        <w:t>射</w:t>
      </w:r>
      <w:r w:rsidRPr="00D974DF">
        <w:rPr>
          <w:rFonts w:hint="eastAsia"/>
          <w:spacing w:val="2"/>
          <w:szCs w:val="21"/>
        </w:rPr>
        <w:t>可以分为直射辐射</w:t>
      </w:r>
      <w:r w:rsidR="004775AD" w:rsidRPr="0080186D">
        <w:rPr>
          <w:noProof/>
          <w:position w:val="-10"/>
        </w:rPr>
        <w:object w:dxaOrig="220" w:dyaOrig="320" w14:anchorId="0E549263">
          <v:shape id="_x0000_i1029" type="#_x0000_t75" alt="" style="width:11.05pt;height:16.3pt;mso-width-percent:0;mso-height-percent:0;mso-width-percent:0;mso-height-percent:0" o:ole="">
            <v:imagedata r:id="rId22" o:title=""/>
          </v:shape>
          <o:OLEObject Type="Embed" ProgID="Equation.DSMT4" ShapeID="_x0000_i1029" DrawAspect="Content" ObjectID="_1648020154" r:id="rId23"/>
        </w:object>
      </w:r>
      <w:r w:rsidRPr="00D974DF">
        <w:rPr>
          <w:rFonts w:hint="eastAsia"/>
          <w:spacing w:val="2"/>
          <w:szCs w:val="21"/>
        </w:rPr>
        <w:t>和散射辐射</w:t>
      </w:r>
      <w:r w:rsidR="004775AD" w:rsidRPr="0080186D">
        <w:rPr>
          <w:noProof/>
          <w:position w:val="-10"/>
        </w:rPr>
        <w:object w:dxaOrig="240" w:dyaOrig="320" w14:anchorId="4A6798CE">
          <v:shape id="_x0000_i1030" type="#_x0000_t75" alt="" style="width:12.1pt;height:16.3pt;mso-width-percent:0;mso-height-percent:0;mso-width-percent:0;mso-height-percent:0" o:ole="">
            <v:imagedata r:id="rId24" o:title=""/>
          </v:shape>
          <o:OLEObject Type="Embed" ProgID="Equation.DSMT4" ShapeID="_x0000_i1030" DrawAspect="Content" ObjectID="_1648020155" r:id="rId25"/>
        </w:object>
      </w:r>
      <w:r w:rsidRPr="00D974DF">
        <w:rPr>
          <w:rFonts w:hint="eastAsia"/>
          <w:spacing w:val="2"/>
          <w:szCs w:val="21"/>
        </w:rPr>
        <w:t>，计算公式如下：</w:t>
      </w:r>
    </w:p>
    <w:p w14:paraId="07DB84E4" w14:textId="29D218A0" w:rsidR="00211DD9" w:rsidRDefault="00211DD9" w:rsidP="00211DD9">
      <w:pPr>
        <w:pStyle w:val="MTDisplayEquation"/>
        <w:spacing w:line="314" w:lineRule="exact"/>
      </w:pPr>
      <w:r>
        <w:tab/>
      </w:r>
      <w:r w:rsidR="004775AD" w:rsidRPr="0080186D">
        <w:rPr>
          <w:noProof/>
          <w:position w:val="-10"/>
        </w:rPr>
        <w:object w:dxaOrig="1300" w:dyaOrig="360" w14:anchorId="447F16BD">
          <v:shape id="_x0000_i1031" type="#_x0000_t75" alt="" style="width:65.15pt;height:17.85pt;mso-width-percent:0;mso-height-percent:0;mso-width-percent:0;mso-height-percent:0" o:ole="">
            <v:imagedata r:id="rId26" o:title=""/>
          </v:shape>
          <o:OLEObject Type="Embed" ProgID="Equation.DSMT4" ShapeID="_x0000_i1031" DrawAspect="Content" ObjectID="_1648020156" r:id="rId2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2EED">
        <w:fldChar w:fldCharType="begin"/>
      </w:r>
      <w:r w:rsidR="00AA2EED">
        <w:instrText xml:space="preserve"> SEQ MTEqn \c \* Arabic \* MERGEFORMAT </w:instrText>
      </w:r>
      <w:r w:rsidR="00AA2EED">
        <w:fldChar w:fldCharType="separate"/>
      </w:r>
      <w:r w:rsidR="00AA2EED">
        <w:rPr>
          <w:noProof/>
        </w:rPr>
        <w:instrText>1</w:instrText>
      </w:r>
      <w:r w:rsidR="00AA2EED">
        <w:rPr>
          <w:noProof/>
        </w:rPr>
        <w:fldChar w:fldCharType="end"/>
      </w:r>
      <w:r>
        <w:instrText>)</w:instrText>
      </w:r>
      <w:r>
        <w:fldChar w:fldCharType="end"/>
      </w:r>
    </w:p>
    <w:p w14:paraId="0B85C977" w14:textId="04C42F92" w:rsidR="00211DD9" w:rsidRPr="00F85B6E" w:rsidRDefault="00211DD9" w:rsidP="00211DD9">
      <w:pPr>
        <w:pStyle w:val="MTDisplayEquation"/>
        <w:spacing w:line="314" w:lineRule="exact"/>
      </w:pPr>
      <w:r>
        <w:tab/>
      </w:r>
      <w:r w:rsidR="004775AD" w:rsidRPr="0080186D">
        <w:rPr>
          <w:noProof/>
          <w:position w:val="-10"/>
        </w:rPr>
        <w:object w:dxaOrig="1320" w:dyaOrig="360" w14:anchorId="074D144D">
          <v:shape id="_x0000_i1032" type="#_x0000_t75" alt="" style="width:65.65pt;height:17.85pt;mso-width-percent:0;mso-height-percent:0;mso-width-percent:0;mso-height-percent:0" o:ole="">
            <v:imagedata r:id="rId28" o:title=""/>
          </v:shape>
          <o:OLEObject Type="Embed" ProgID="Equation.DSMT4" ShapeID="_x0000_i1032" DrawAspect="Content" ObjectID="_1648020157" r:id="rId2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2EED">
        <w:fldChar w:fldCharType="begin"/>
      </w:r>
      <w:r w:rsidR="00AA2EED">
        <w:instrText xml:space="preserve"> SEQ MTEqn \c \* Arabic \* MERGEFORMA</w:instrText>
      </w:r>
      <w:r w:rsidR="00AA2EED">
        <w:instrText xml:space="preserve">T </w:instrText>
      </w:r>
      <w:r w:rsidR="00AA2EED">
        <w:fldChar w:fldCharType="separate"/>
      </w:r>
      <w:r w:rsidR="00AA2EED">
        <w:rPr>
          <w:noProof/>
        </w:rPr>
        <w:instrText>2</w:instrText>
      </w:r>
      <w:r w:rsidR="00AA2EED">
        <w:rPr>
          <w:noProof/>
        </w:rPr>
        <w:fldChar w:fldCharType="end"/>
      </w:r>
      <w:r>
        <w:instrText>)</w:instrText>
      </w:r>
      <w:r>
        <w:fldChar w:fldCharType="end"/>
      </w:r>
    </w:p>
    <w:p w14:paraId="15344F33" w14:textId="57024A36" w:rsidR="00211DD9" w:rsidRDefault="00C6762B" w:rsidP="009D4E19">
      <w:pPr>
        <w:snapToGrid w:val="0"/>
        <w:spacing w:line="314" w:lineRule="exact"/>
        <w:rPr>
          <w:szCs w:val="21"/>
        </w:rPr>
      </w:pPr>
      <w:r>
        <w:rPr>
          <w:rFonts w:hint="eastAsia"/>
          <w:szCs w:val="21"/>
        </w:rPr>
        <w:t>式</w:t>
      </w:r>
      <w:r w:rsidR="00211DD9" w:rsidRPr="00D54400">
        <w:rPr>
          <w:rFonts w:hint="eastAsia"/>
          <w:szCs w:val="21"/>
        </w:rPr>
        <w:t>中</w:t>
      </w:r>
      <w:r w:rsidR="00D825EE">
        <w:rPr>
          <w:rFonts w:hint="eastAsia"/>
          <w:szCs w:val="21"/>
        </w:rPr>
        <w:t>：</w:t>
      </w:r>
      <w:r w:rsidR="004775AD" w:rsidRPr="0080186D">
        <w:rPr>
          <w:noProof/>
          <w:position w:val="-10"/>
        </w:rPr>
        <w:object w:dxaOrig="279" w:dyaOrig="320" w14:anchorId="36D5131F">
          <v:shape id="_x0000_i1033" type="#_x0000_t75" alt="" style="width:13.65pt;height:16.3pt;mso-width-percent:0;mso-height-percent:0;mso-width-percent:0;mso-height-percent:0" o:ole="">
            <v:imagedata r:id="rId30" o:title=""/>
          </v:shape>
          <o:OLEObject Type="Embed" ProgID="Equation.DSMT4" ShapeID="_x0000_i1033" DrawAspect="Content" ObjectID="_1648020158" r:id="rId31"/>
        </w:object>
      </w:r>
      <w:r w:rsidR="00211DD9" w:rsidRPr="00594745">
        <w:rPr>
          <w:rFonts w:hint="eastAsia"/>
          <w:iCs/>
          <w:szCs w:val="21"/>
        </w:rPr>
        <w:t>是太阳常数</w:t>
      </w:r>
      <w:r w:rsidR="00211DD9" w:rsidRPr="00D54400">
        <w:rPr>
          <w:rFonts w:hint="eastAsia"/>
          <w:iCs/>
          <w:szCs w:val="21"/>
        </w:rPr>
        <w:t>，取</w:t>
      </w:r>
      <w:r w:rsidR="00211DD9" w:rsidRPr="00D54400">
        <w:rPr>
          <w:rFonts w:hint="eastAsia"/>
          <w:iCs/>
          <w:szCs w:val="21"/>
        </w:rPr>
        <w:t>1</w:t>
      </w:r>
      <w:r w:rsidR="00211DD9" w:rsidRPr="00D54400">
        <w:rPr>
          <w:iCs/>
          <w:szCs w:val="21"/>
        </w:rPr>
        <w:t>366.1</w:t>
      </w:r>
      <w:r w:rsidR="004775AD" w:rsidRPr="00594745">
        <w:rPr>
          <w:iCs/>
          <w:noProof/>
          <w:position w:val="-6"/>
          <w:szCs w:val="21"/>
        </w:rPr>
        <w:object w:dxaOrig="560" w:dyaOrig="300" w14:anchorId="043B9370">
          <v:shape id="_x0000_i1034" type="#_x0000_t75" alt="" style="width:28.4pt;height:15.25pt;mso-width-percent:0;mso-height-percent:0;mso-width-percent:0;mso-height-percent:0" o:ole="">
            <v:imagedata r:id="rId32" o:title=""/>
          </v:shape>
          <o:OLEObject Type="Embed" ProgID="Equation.DSMT4" ShapeID="_x0000_i1034" DrawAspect="Content" ObjectID="_1648020159" r:id="rId33"/>
        </w:object>
      </w:r>
      <w:r w:rsidR="00211DD9" w:rsidRPr="00D54400">
        <w:rPr>
          <w:rFonts w:hint="eastAsia"/>
          <w:iCs/>
          <w:szCs w:val="21"/>
        </w:rPr>
        <w:t>，</w:t>
      </w:r>
      <w:r w:rsidR="004775AD" w:rsidRPr="0080186D">
        <w:rPr>
          <w:noProof/>
          <w:position w:val="-10"/>
        </w:rPr>
        <w:object w:dxaOrig="220" w:dyaOrig="320" w14:anchorId="18DACF4E">
          <v:shape id="_x0000_i1035" type="#_x0000_t75" alt="" style="width:11.05pt;height:16.3pt;mso-width-percent:0;mso-height-percent:0;mso-width-percent:0;mso-height-percent:0" o:ole="">
            <v:imagedata r:id="rId34" o:title=""/>
          </v:shape>
          <o:OLEObject Type="Embed" ProgID="Equation.DSMT4" ShapeID="_x0000_i1035" DrawAspect="Content" ObjectID="_1648020160" r:id="rId35"/>
        </w:object>
      </w:r>
      <w:r w:rsidR="00211DD9" w:rsidRPr="00D54400">
        <w:rPr>
          <w:rFonts w:hint="eastAsia"/>
          <w:szCs w:val="21"/>
        </w:rPr>
        <w:t>和</w:t>
      </w:r>
      <w:r w:rsidR="004775AD" w:rsidRPr="0080186D">
        <w:rPr>
          <w:noProof/>
          <w:position w:val="-10"/>
        </w:rPr>
        <w:object w:dxaOrig="240" w:dyaOrig="320" w14:anchorId="732A3E91">
          <v:shape id="_x0000_i1036" type="#_x0000_t75" alt="" style="width:12.1pt;height:16.3pt;mso-width-percent:0;mso-height-percent:0;mso-width-percent:0;mso-height-percent:0" o:ole="">
            <v:imagedata r:id="rId36" o:title=""/>
          </v:shape>
          <o:OLEObject Type="Embed" ProgID="Equation.DSMT4" ShapeID="_x0000_i1036" DrawAspect="Content" ObjectID="_1648020161" r:id="rId37"/>
        </w:object>
      </w:r>
      <w:r w:rsidR="00211DD9" w:rsidRPr="00D54400">
        <w:rPr>
          <w:rFonts w:hint="eastAsia"/>
          <w:szCs w:val="21"/>
        </w:rPr>
        <w:t>为直射辐射和散射辐射</w:t>
      </w:r>
      <w:r w:rsidR="00B33CC4">
        <w:rPr>
          <w:rFonts w:hint="eastAsia"/>
          <w:szCs w:val="21"/>
        </w:rPr>
        <w:t>的</w:t>
      </w:r>
      <w:r w:rsidR="00211DD9" w:rsidRPr="00D54400">
        <w:rPr>
          <w:rFonts w:hint="eastAsia"/>
          <w:szCs w:val="21"/>
        </w:rPr>
        <w:t>光学厚度，</w:t>
      </w:r>
      <w:r w:rsidR="004775AD" w:rsidRPr="0080186D">
        <w:rPr>
          <w:noProof/>
          <w:position w:val="-6"/>
        </w:rPr>
        <w:object w:dxaOrig="240" w:dyaOrig="200" w14:anchorId="33B0146B">
          <v:shape id="_x0000_i1037" type="#_x0000_t75" alt="" style="width:12.1pt;height:10pt;mso-width-percent:0;mso-height-percent:0;mso-width-percent:0;mso-height-percent:0" o:ole="">
            <v:imagedata r:id="rId38" o:title=""/>
          </v:shape>
          <o:OLEObject Type="Embed" ProgID="Equation.DSMT4" ShapeID="_x0000_i1037" DrawAspect="Content" ObjectID="_1648020162" r:id="rId39"/>
        </w:object>
      </w:r>
      <w:r w:rsidR="00211DD9" w:rsidRPr="00D54400">
        <w:rPr>
          <w:rFonts w:hint="eastAsia"/>
          <w:szCs w:val="21"/>
        </w:rPr>
        <w:t>为大气光学</w:t>
      </w:r>
      <w:r w:rsidR="00211DD9">
        <w:rPr>
          <w:rFonts w:hint="eastAsia"/>
          <w:szCs w:val="21"/>
        </w:rPr>
        <w:t>厚度</w:t>
      </w:r>
      <w:r w:rsidR="00211DD9" w:rsidRPr="00D54400">
        <w:rPr>
          <w:rFonts w:hint="eastAsia"/>
          <w:szCs w:val="21"/>
        </w:rPr>
        <w:t>，</w:t>
      </w:r>
      <w:r w:rsidR="004775AD" w:rsidRPr="0080186D">
        <w:rPr>
          <w:noProof/>
          <w:position w:val="-6"/>
        </w:rPr>
        <w:object w:dxaOrig="180" w:dyaOrig="260" w14:anchorId="6F785F4A">
          <v:shape id="_x0000_i1038" type="#_x0000_t75" alt="" style="width:9.45pt;height:13.15pt;mso-width-percent:0;mso-height-percent:0;mso-width-percent:0;mso-height-percent:0" o:ole="">
            <v:imagedata r:id="rId40" o:title=""/>
          </v:shape>
          <o:OLEObject Type="Embed" ProgID="Equation.DSMT4" ShapeID="_x0000_i1038" DrawAspect="Content" ObjectID="_1648020163" r:id="rId41"/>
        </w:object>
      </w:r>
      <w:r w:rsidR="00211DD9" w:rsidRPr="00D54400">
        <w:rPr>
          <w:rFonts w:hint="eastAsia"/>
          <w:szCs w:val="21"/>
        </w:rPr>
        <w:t>和</w:t>
      </w:r>
      <w:r w:rsidR="004775AD" w:rsidRPr="0080186D">
        <w:rPr>
          <w:noProof/>
          <w:position w:val="-6"/>
        </w:rPr>
        <w:object w:dxaOrig="200" w:dyaOrig="260" w14:anchorId="300C63F5">
          <v:shape id="_x0000_i1039" type="#_x0000_t75" alt="" style="width:10pt;height:13.15pt;mso-width-percent:0;mso-height-percent:0;mso-width-percent:0;mso-height-percent:0" o:ole="">
            <v:imagedata r:id="rId42" o:title=""/>
          </v:shape>
          <o:OLEObject Type="Embed" ProgID="Equation.DSMT4" ShapeID="_x0000_i1039" DrawAspect="Content" ObjectID="_1648020164" r:id="rId43"/>
        </w:object>
      </w:r>
      <w:r w:rsidR="00211DD9" w:rsidRPr="00D54400">
        <w:rPr>
          <w:rFonts w:hint="eastAsia"/>
          <w:szCs w:val="21"/>
        </w:rPr>
        <w:t>分别为直射辐射和散射辐射的大气光学修正指数。</w:t>
      </w:r>
    </w:p>
    <w:p w14:paraId="12CF1CD7" w14:textId="3AE2C06F" w:rsidR="00211DD9" w:rsidRDefault="00211DD9" w:rsidP="00211DD9">
      <w:pPr>
        <w:spacing w:line="314" w:lineRule="exact"/>
        <w:ind w:firstLine="420"/>
        <w:rPr>
          <w:szCs w:val="21"/>
        </w:rPr>
      </w:pPr>
      <w:r w:rsidRPr="00D54400">
        <w:rPr>
          <w:rFonts w:hint="eastAsia"/>
          <w:szCs w:val="21"/>
        </w:rPr>
        <w:t>大气光学质量</w:t>
      </w:r>
      <w:r w:rsidR="004775AD" w:rsidRPr="0080186D">
        <w:rPr>
          <w:noProof/>
          <w:position w:val="-6"/>
        </w:rPr>
        <w:object w:dxaOrig="240" w:dyaOrig="200" w14:anchorId="0ED38749">
          <v:shape id="_x0000_i1040" type="#_x0000_t75" alt="" style="width:12.1pt;height:10pt;mso-width-percent:0;mso-height-percent:0;mso-width-percent:0;mso-height-percent:0" o:ole="">
            <v:imagedata r:id="rId44" o:title=""/>
          </v:shape>
          <o:OLEObject Type="Embed" ProgID="Equation.DSMT4" ShapeID="_x0000_i1040" DrawAspect="Content" ObjectID="_1648020165" r:id="rId45"/>
        </w:object>
      </w:r>
      <w:r w:rsidRPr="00D54400">
        <w:rPr>
          <w:rFonts w:hint="eastAsia"/>
          <w:szCs w:val="21"/>
        </w:rPr>
        <w:t>可以通过太阳高度角</w:t>
      </w:r>
      <w:r w:rsidR="004775AD" w:rsidRPr="00025957">
        <w:rPr>
          <w:noProof/>
          <w:position w:val="-4"/>
        </w:rPr>
        <w:object w:dxaOrig="260" w:dyaOrig="240" w14:anchorId="069F3517">
          <v:shape id="_x0000_i1041" type="#_x0000_t75" alt="" style="width:13.15pt;height:12.1pt;mso-width-percent:0;mso-height-percent:0;mso-width-percent:0;mso-height-percent:0" o:ole="">
            <v:imagedata r:id="rId46" o:title=""/>
          </v:shape>
          <o:OLEObject Type="Embed" ProgID="Equation.DSMT4" ShapeID="_x0000_i1041" DrawAspect="Content" ObjectID="_1648020166" r:id="rId47"/>
        </w:object>
      </w:r>
      <w:r w:rsidRPr="00D54400">
        <w:rPr>
          <w:rFonts w:hint="eastAsia"/>
          <w:szCs w:val="21"/>
        </w:rPr>
        <w:t>近似计算，大气光学质量修正指数</w:t>
      </w:r>
      <w:r w:rsidR="004775AD" w:rsidRPr="0080186D">
        <w:rPr>
          <w:noProof/>
          <w:position w:val="-6"/>
        </w:rPr>
        <w:object w:dxaOrig="180" w:dyaOrig="260" w14:anchorId="56AB4702">
          <v:shape id="_x0000_i1042" type="#_x0000_t75" alt="" style="width:9.45pt;height:13.15pt;mso-width-percent:0;mso-height-percent:0;mso-width-percent:0;mso-height-percent:0" o:ole="">
            <v:imagedata r:id="rId48" o:title=""/>
          </v:shape>
          <o:OLEObject Type="Embed" ProgID="Equation.DSMT4" ShapeID="_x0000_i1042" DrawAspect="Content" ObjectID="_1648020167" r:id="rId49"/>
        </w:object>
      </w:r>
      <w:r w:rsidRPr="00D54400">
        <w:rPr>
          <w:rFonts w:hint="eastAsia"/>
          <w:szCs w:val="21"/>
        </w:rPr>
        <w:t>和</w:t>
      </w:r>
      <w:r w:rsidR="004775AD" w:rsidRPr="0080186D">
        <w:rPr>
          <w:noProof/>
          <w:position w:val="-6"/>
        </w:rPr>
        <w:object w:dxaOrig="200" w:dyaOrig="260" w14:anchorId="2F97337A">
          <v:shape id="_x0000_i1043" type="#_x0000_t75" alt="" style="width:10pt;height:13.15pt;mso-width-percent:0;mso-height-percent:0;mso-width-percent:0;mso-height-percent:0" o:ole="">
            <v:imagedata r:id="rId50" o:title=""/>
          </v:shape>
          <o:OLEObject Type="Embed" ProgID="Equation.DSMT4" ShapeID="_x0000_i1043" DrawAspect="Content" ObjectID="_1648020168" r:id="rId51"/>
        </w:object>
      </w:r>
      <w:r w:rsidRPr="00D54400">
        <w:rPr>
          <w:rFonts w:hint="eastAsia"/>
          <w:szCs w:val="21"/>
        </w:rPr>
        <w:t>可以根据</w:t>
      </w:r>
      <w:r w:rsidR="004775AD" w:rsidRPr="0080186D">
        <w:rPr>
          <w:noProof/>
          <w:position w:val="-10"/>
        </w:rPr>
        <w:object w:dxaOrig="220" w:dyaOrig="320" w14:anchorId="77981A52">
          <v:shape id="_x0000_i1044" type="#_x0000_t75" alt="" style="width:11.05pt;height:16.3pt;mso-width-percent:0;mso-height-percent:0;mso-width-percent:0;mso-height-percent:0" o:ole="">
            <v:imagedata r:id="rId52" o:title=""/>
          </v:shape>
          <o:OLEObject Type="Embed" ProgID="Equation.DSMT4" ShapeID="_x0000_i1044" DrawAspect="Content" ObjectID="_1648020169" r:id="rId53"/>
        </w:object>
      </w:r>
      <w:r w:rsidRPr="00D54400">
        <w:rPr>
          <w:rFonts w:hint="eastAsia"/>
          <w:szCs w:val="21"/>
        </w:rPr>
        <w:t>和</w:t>
      </w:r>
      <w:r w:rsidR="004775AD" w:rsidRPr="0080186D">
        <w:rPr>
          <w:noProof/>
          <w:position w:val="-10"/>
        </w:rPr>
        <w:object w:dxaOrig="240" w:dyaOrig="320" w14:anchorId="6A59E1C5">
          <v:shape id="_x0000_i1045" type="#_x0000_t75" alt="" style="width:12.1pt;height:16.3pt;mso-width-percent:0;mso-height-percent:0;mso-width-percent:0;mso-height-percent:0" o:ole="">
            <v:imagedata r:id="rId54" o:title=""/>
          </v:shape>
          <o:OLEObject Type="Embed" ProgID="Equation.DSMT4" ShapeID="_x0000_i1045" DrawAspect="Content" ObjectID="_1648020170" r:id="rId55"/>
        </w:object>
      </w:r>
      <w:r w:rsidRPr="00D54400">
        <w:rPr>
          <w:rFonts w:hint="eastAsia"/>
          <w:szCs w:val="21"/>
        </w:rPr>
        <w:t>求出，如下：</w:t>
      </w:r>
    </w:p>
    <w:p w14:paraId="2E921842" w14:textId="013848C5" w:rsidR="00211DD9" w:rsidRDefault="00211DD9" w:rsidP="00211DD9">
      <w:pPr>
        <w:pStyle w:val="MTDisplayEquation"/>
      </w:pPr>
      <w:r>
        <w:tab/>
      </w:r>
      <w:r w:rsidR="004775AD" w:rsidRPr="0080186D">
        <w:rPr>
          <w:noProof/>
          <w:position w:val="-26"/>
        </w:rPr>
        <w:object w:dxaOrig="3460" w:dyaOrig="600" w14:anchorId="12512812">
          <v:shape id="_x0000_i1046" type="#_x0000_t75" alt="" style="width:173.5pt;height:29.95pt;mso-width-percent:0;mso-height-percent:0;mso-width-percent:0;mso-height-percent:0" o:ole="">
            <v:imagedata r:id="rId56" o:title=""/>
          </v:shape>
          <o:OLEObject Type="Embed" ProgID="Equation.DSMT4" ShapeID="_x0000_i1046" DrawAspect="Content" ObjectID="_1648020171"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2EED">
        <w:fldChar w:fldCharType="begin"/>
      </w:r>
      <w:r w:rsidR="00AA2EED">
        <w:instrText xml:space="preserve"> SEQ MTEqn \c \* Arabic \* MERGEFORMAT </w:instrText>
      </w:r>
      <w:r w:rsidR="00AA2EED">
        <w:fldChar w:fldCharType="separate"/>
      </w:r>
      <w:r w:rsidR="00AA2EED">
        <w:rPr>
          <w:noProof/>
        </w:rPr>
        <w:instrText>3</w:instrText>
      </w:r>
      <w:r w:rsidR="00AA2EED">
        <w:rPr>
          <w:noProof/>
        </w:rPr>
        <w:fldChar w:fldCharType="end"/>
      </w:r>
      <w:r>
        <w:instrText>)</w:instrText>
      </w:r>
      <w:r>
        <w:fldChar w:fldCharType="end"/>
      </w:r>
    </w:p>
    <w:p w14:paraId="35B95FA3" w14:textId="7A4EF423" w:rsidR="00211DD9" w:rsidRDefault="00211DD9" w:rsidP="00211DD9">
      <w:pPr>
        <w:pStyle w:val="MTDisplayEquation"/>
        <w:spacing w:line="314" w:lineRule="exact"/>
      </w:pPr>
      <w:r>
        <w:tab/>
      </w:r>
      <w:r w:rsidR="004775AD" w:rsidRPr="0080186D">
        <w:rPr>
          <w:noProof/>
          <w:position w:val="-10"/>
        </w:rPr>
        <w:object w:dxaOrig="3420" w:dyaOrig="320" w14:anchorId="3696F2FB">
          <v:shape id="_x0000_i1047" type="#_x0000_t75" alt="" style="width:170.85pt;height:16.3pt;mso-width-percent:0;mso-height-percent:0;mso-width-percent:0;mso-height-percent:0" o:ole="">
            <v:imagedata r:id="rId58" o:title=""/>
          </v:shape>
          <o:OLEObject Type="Embed" ProgID="Equation.DSMT4" ShapeID="_x0000_i1047" DrawAspect="Content" ObjectID="_1648020172" r:id="rId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2EED">
        <w:fldChar w:fldCharType="begin"/>
      </w:r>
      <w:r w:rsidR="00AA2EED">
        <w:instrText xml:space="preserve"> SEQ MTEqn </w:instrText>
      </w:r>
      <w:r w:rsidR="00AA2EED">
        <w:instrText xml:space="preserve">\c \* Arabic \* MERGEFORMAT </w:instrText>
      </w:r>
      <w:r w:rsidR="00AA2EED">
        <w:fldChar w:fldCharType="separate"/>
      </w:r>
      <w:r w:rsidR="00AA2EED">
        <w:rPr>
          <w:noProof/>
        </w:rPr>
        <w:instrText>4</w:instrText>
      </w:r>
      <w:r w:rsidR="00AA2EED">
        <w:rPr>
          <w:noProof/>
        </w:rPr>
        <w:fldChar w:fldCharType="end"/>
      </w:r>
      <w:r>
        <w:instrText>)</w:instrText>
      </w:r>
      <w:r>
        <w:fldChar w:fldCharType="end"/>
      </w:r>
    </w:p>
    <w:p w14:paraId="2396CAE1" w14:textId="653D4C72" w:rsidR="00211DD9" w:rsidRPr="00D54400" w:rsidRDefault="00211DD9" w:rsidP="00211DD9">
      <w:pPr>
        <w:pStyle w:val="MTDisplayEquation"/>
        <w:spacing w:line="314" w:lineRule="exact"/>
      </w:pPr>
      <w:r>
        <w:tab/>
      </w:r>
      <w:r w:rsidR="004775AD" w:rsidRPr="0080186D">
        <w:rPr>
          <w:noProof/>
          <w:position w:val="-10"/>
        </w:rPr>
        <w:object w:dxaOrig="3600" w:dyaOrig="320" w14:anchorId="06644866">
          <v:shape id="_x0000_i1048" type="#_x0000_t75" alt="" style="width:180.2pt;height:16.3pt;mso-width-percent:0;mso-height-percent:0;mso-width-percent:0;mso-height-percent:0" o:ole="">
            <v:imagedata r:id="rId60" o:title=""/>
          </v:shape>
          <o:OLEObject Type="Embed" ProgID="Equation.DSMT4" ShapeID="_x0000_i1048" DrawAspect="Content" ObjectID="_1648020173" r:id="rId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2EED">
        <w:fldChar w:fldCharType="begin"/>
      </w:r>
      <w:r w:rsidR="00AA2EED">
        <w:instrText xml:space="preserve"> SEQ MTEqn \c \* Arabic \* MERGEFORMAT </w:instrText>
      </w:r>
      <w:r w:rsidR="00AA2EED">
        <w:fldChar w:fldCharType="separate"/>
      </w:r>
      <w:r w:rsidR="00AA2EED">
        <w:rPr>
          <w:noProof/>
        </w:rPr>
        <w:instrText>5</w:instrText>
      </w:r>
      <w:r w:rsidR="00AA2EED">
        <w:rPr>
          <w:noProof/>
        </w:rPr>
        <w:fldChar w:fldCharType="end"/>
      </w:r>
      <w:r>
        <w:instrText>)</w:instrText>
      </w:r>
      <w:r>
        <w:fldChar w:fldCharType="end"/>
      </w:r>
    </w:p>
    <w:p w14:paraId="6AF1EB55" w14:textId="77777777" w:rsidR="00211DD9" w:rsidRDefault="00211DD9" w:rsidP="00211DD9">
      <w:pPr>
        <w:spacing w:line="314" w:lineRule="exact"/>
        <w:ind w:firstLine="420"/>
        <w:rPr>
          <w:iCs/>
          <w:szCs w:val="21"/>
        </w:rPr>
      </w:pPr>
      <w:r w:rsidRPr="00D54400">
        <w:rPr>
          <w:rFonts w:hint="eastAsia"/>
          <w:iCs/>
          <w:szCs w:val="21"/>
        </w:rPr>
        <w:t>基于上述计算，可以得到</w:t>
      </w:r>
      <w:r w:rsidRPr="00D54400">
        <w:rPr>
          <w:rFonts w:hint="eastAsia"/>
          <w:iCs/>
          <w:szCs w:val="21"/>
        </w:rPr>
        <w:t>ASHRAE</w:t>
      </w:r>
      <w:r w:rsidRPr="00D54400">
        <w:rPr>
          <w:rFonts w:hint="eastAsia"/>
          <w:iCs/>
          <w:szCs w:val="21"/>
        </w:rPr>
        <w:t>模型的晴空地表辐照度</w:t>
      </w:r>
    </w:p>
    <w:p w14:paraId="5DDE14A9" w14:textId="5BED2831" w:rsidR="00211DD9" w:rsidRPr="00E564AA" w:rsidRDefault="00211DD9" w:rsidP="00211DD9">
      <w:pPr>
        <w:pStyle w:val="MTDisplayEquation"/>
      </w:pPr>
      <w:r>
        <w:tab/>
      </w:r>
      <w:r w:rsidR="004775AD" w:rsidRPr="0080186D">
        <w:rPr>
          <w:noProof/>
          <w:position w:val="-10"/>
        </w:rPr>
        <w:object w:dxaOrig="1460" w:dyaOrig="320" w14:anchorId="08933BE4">
          <v:shape id="_x0000_i1049" type="#_x0000_t75" alt="" style="width:73.05pt;height:16.3pt;mso-width-percent:0;mso-height-percent:0;mso-width-percent:0;mso-height-percent:0" o:ole="">
            <v:imagedata r:id="rId62" o:title=""/>
          </v:shape>
          <o:OLEObject Type="Embed" ProgID="Equation.DSMT4" ShapeID="_x0000_i1049" DrawAspect="Content" ObjectID="_1648020174" r:id="rId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2EED">
        <w:fldChar w:fldCharType="begin"/>
      </w:r>
      <w:r w:rsidR="00AA2EED">
        <w:instrText xml:space="preserve"> SEQ MTEqn \c \* Arabic \* MERGEFORMAT </w:instrText>
      </w:r>
      <w:r w:rsidR="00AA2EED">
        <w:fldChar w:fldCharType="separate"/>
      </w:r>
      <w:r w:rsidR="00AA2EED">
        <w:rPr>
          <w:noProof/>
        </w:rPr>
        <w:instrText>6</w:instrText>
      </w:r>
      <w:r w:rsidR="00AA2EED">
        <w:rPr>
          <w:noProof/>
        </w:rPr>
        <w:fldChar w:fldCharType="end"/>
      </w:r>
      <w:r>
        <w:instrText>)</w:instrText>
      </w:r>
      <w:r>
        <w:fldChar w:fldCharType="end"/>
      </w:r>
    </w:p>
    <w:p w14:paraId="2BCB901B" w14:textId="77777777" w:rsidR="00211DD9" w:rsidRDefault="00211DD9" w:rsidP="00211DD9">
      <w:pPr>
        <w:snapToGrid w:val="0"/>
        <w:spacing w:line="314" w:lineRule="exact"/>
        <w:rPr>
          <w:rFonts w:ascii="宋体" w:hAnsi="宋体"/>
          <w:spacing w:val="2"/>
          <w:szCs w:val="21"/>
        </w:rPr>
      </w:pPr>
      <w:r w:rsidRPr="008448C1">
        <w:t>1.</w:t>
      </w:r>
      <w:r>
        <w:t>2</w:t>
      </w:r>
      <w:r w:rsidRPr="008448C1">
        <w:t xml:space="preserve">  </w:t>
      </w:r>
      <w:r w:rsidRPr="008C2EE1">
        <w:rPr>
          <w:rFonts w:ascii="黑体" w:eastAsia="黑体" w:hint="eastAsia"/>
        </w:rPr>
        <w:t>晴空辐照度到晴空功率映射方程</w:t>
      </w:r>
      <w:r>
        <w:rPr>
          <w:rFonts w:ascii="黑体" w:eastAsia="黑体" w:hint="eastAsia"/>
        </w:rPr>
        <w:t>建模</w:t>
      </w:r>
    </w:p>
    <w:p w14:paraId="3B642730" w14:textId="2EC231FB" w:rsidR="00211DD9" w:rsidRPr="008C2EE1" w:rsidRDefault="00211DD9" w:rsidP="00211DD9">
      <w:pPr>
        <w:snapToGrid w:val="0"/>
        <w:spacing w:line="314" w:lineRule="exact"/>
        <w:ind w:firstLine="420"/>
        <w:rPr>
          <w:rFonts w:ascii="宋体" w:hAnsi="宋体"/>
          <w:spacing w:val="2"/>
          <w:szCs w:val="21"/>
        </w:rPr>
      </w:pPr>
      <w:r w:rsidRPr="008C2EE1">
        <w:rPr>
          <w:rFonts w:hint="eastAsia"/>
          <w:szCs w:val="21"/>
        </w:rPr>
        <w:t>由于温度、辐照度等因素对转化效率的影响，地表辐照度和光伏系统输出功率之间的关系并不是一个简单的线性关系，晴空辐照度和晴空功率之间的区别主要体现在两个方面：幅值和形状</w:t>
      </w:r>
      <w:r w:rsidR="00C800B4">
        <w:rPr>
          <w:rFonts w:hint="eastAsia"/>
          <w:szCs w:val="21"/>
        </w:rPr>
        <w:t>。</w:t>
      </w:r>
      <w:r w:rsidRPr="008C2EE1">
        <w:rPr>
          <w:rFonts w:hint="eastAsia"/>
          <w:szCs w:val="21"/>
        </w:rPr>
        <w:t>此外，辐照度与功率之间的转换关系会随太阳的日周期和年周期变化带来的气象条件的变化而周期变化</w:t>
      </w:r>
      <w:r w:rsidR="00C800B4">
        <w:rPr>
          <w:rFonts w:hint="eastAsia"/>
          <w:szCs w:val="21"/>
        </w:rPr>
        <w:t>。</w:t>
      </w:r>
      <w:r w:rsidRPr="008C2EE1">
        <w:rPr>
          <w:rFonts w:hint="eastAsia"/>
          <w:szCs w:val="21"/>
        </w:rPr>
        <w:t>下面本文将</w:t>
      </w:r>
      <w:r w:rsidR="00C800B4">
        <w:rPr>
          <w:rFonts w:hint="eastAsia"/>
          <w:szCs w:val="21"/>
        </w:rPr>
        <w:t>对这些</w:t>
      </w:r>
      <w:r w:rsidRPr="008C2EE1">
        <w:rPr>
          <w:rFonts w:hint="eastAsia"/>
          <w:szCs w:val="21"/>
        </w:rPr>
        <w:t>因素</w:t>
      </w:r>
      <w:r w:rsidR="00C800B4">
        <w:rPr>
          <w:rFonts w:hint="eastAsia"/>
          <w:szCs w:val="21"/>
        </w:rPr>
        <w:t>逐个</w:t>
      </w:r>
      <w:r w:rsidRPr="008C2EE1">
        <w:rPr>
          <w:rFonts w:hint="eastAsia"/>
          <w:szCs w:val="21"/>
        </w:rPr>
        <w:t>分析</w:t>
      </w:r>
      <w:r w:rsidR="00C800B4">
        <w:rPr>
          <w:rFonts w:hint="eastAsia"/>
          <w:szCs w:val="21"/>
        </w:rPr>
        <w:t>并</w:t>
      </w:r>
      <w:r w:rsidRPr="008C2EE1">
        <w:rPr>
          <w:rFonts w:hint="eastAsia"/>
          <w:szCs w:val="21"/>
        </w:rPr>
        <w:t>拟合。</w:t>
      </w:r>
    </w:p>
    <w:p w14:paraId="0C402BF1" w14:textId="342BD391" w:rsidR="00211DD9" w:rsidRPr="00882A5B" w:rsidRDefault="00211DD9" w:rsidP="00211DD9">
      <w:pPr>
        <w:snapToGrid w:val="0"/>
        <w:spacing w:line="314" w:lineRule="exact"/>
        <w:ind w:firstLineChars="200" w:firstLine="428"/>
        <w:rPr>
          <w:spacing w:val="2"/>
          <w:szCs w:val="21"/>
        </w:rPr>
      </w:pPr>
      <w:r w:rsidRPr="00882A5B">
        <w:rPr>
          <w:rFonts w:hint="eastAsia"/>
          <w:spacing w:val="2"/>
          <w:szCs w:val="21"/>
        </w:rPr>
        <w:t>对于某个固定位置的光</w:t>
      </w:r>
      <w:proofErr w:type="gramStart"/>
      <w:r w:rsidRPr="00882A5B">
        <w:rPr>
          <w:rFonts w:hint="eastAsia"/>
          <w:spacing w:val="2"/>
          <w:szCs w:val="21"/>
        </w:rPr>
        <w:t>伏系统</w:t>
      </w:r>
      <w:proofErr w:type="gramEnd"/>
      <w:r w:rsidRPr="00882A5B">
        <w:rPr>
          <w:rFonts w:hint="eastAsia"/>
          <w:spacing w:val="2"/>
          <w:szCs w:val="21"/>
        </w:rPr>
        <w:t>来说，其最大经验功率输出为</w:t>
      </w:r>
      <w:r w:rsidR="00D825EE">
        <w:rPr>
          <w:spacing w:val="2"/>
          <w:szCs w:val="21"/>
          <w:vertAlign w:val="superscript"/>
        </w:rPr>
        <w:fldChar w:fldCharType="begin"/>
      </w:r>
      <w:r w:rsidR="00D825EE">
        <w:rPr>
          <w:spacing w:val="2"/>
          <w:szCs w:val="21"/>
          <w:vertAlign w:val="superscript"/>
        </w:rPr>
        <w:instrText xml:space="preserve"> REF _Ref33456291 \r \h </w:instrText>
      </w:r>
      <w:r w:rsidR="00D825EE">
        <w:rPr>
          <w:spacing w:val="2"/>
          <w:szCs w:val="21"/>
          <w:vertAlign w:val="superscript"/>
        </w:rPr>
      </w:r>
      <w:r w:rsidR="00D825EE">
        <w:rPr>
          <w:spacing w:val="2"/>
          <w:szCs w:val="21"/>
          <w:vertAlign w:val="superscript"/>
        </w:rPr>
        <w:fldChar w:fldCharType="separate"/>
      </w:r>
      <w:ins w:id="66" w:author="mayuan" w:date="2020-04-10T10:25:00Z">
        <w:r w:rsidR="00AA2EED">
          <w:rPr>
            <w:spacing w:val="2"/>
            <w:szCs w:val="21"/>
            <w:vertAlign w:val="superscript"/>
          </w:rPr>
          <w:t>[15]</w:t>
        </w:r>
      </w:ins>
      <w:del w:id="67" w:author="mayuan" w:date="2020-04-10T10:25:00Z">
        <w:r w:rsidR="00D825EE" w:rsidDel="00AA2EED">
          <w:rPr>
            <w:spacing w:val="2"/>
            <w:szCs w:val="21"/>
            <w:vertAlign w:val="superscript"/>
          </w:rPr>
          <w:delText>[14]</w:delText>
        </w:r>
      </w:del>
      <w:r w:rsidR="00D825EE">
        <w:rPr>
          <w:spacing w:val="2"/>
          <w:szCs w:val="21"/>
          <w:vertAlign w:val="superscript"/>
        </w:rPr>
        <w:fldChar w:fldCharType="end"/>
      </w:r>
    </w:p>
    <w:p w14:paraId="14E26551" w14:textId="472D1EB4" w:rsidR="00211DD9" w:rsidRPr="00882A5B" w:rsidRDefault="00211DD9" w:rsidP="009D4E19">
      <w:pPr>
        <w:snapToGrid w:val="0"/>
        <w:ind w:firstLineChars="200" w:firstLine="428"/>
        <w:jc w:val="right"/>
        <w:textAlignment w:val="center"/>
        <w:rPr>
          <w:spacing w:val="2"/>
          <w:szCs w:val="21"/>
        </w:rPr>
      </w:pPr>
      <w:r w:rsidRPr="00882A5B">
        <w:rPr>
          <w:spacing w:val="2"/>
          <w:szCs w:val="21"/>
        </w:rPr>
        <w:tab/>
      </w:r>
      <w:r w:rsidR="004775AD" w:rsidRPr="00025957">
        <w:rPr>
          <w:noProof/>
          <w:position w:val="-4"/>
        </w:rPr>
        <w:object w:dxaOrig="2780" w:dyaOrig="320" w14:anchorId="301EAAB8">
          <v:shape id="_x0000_i1050" type="#_x0000_t75" alt="" style="width:138.7pt;height:16.3pt;mso-width-percent:0;mso-height-percent:0;mso-width-percent:0;mso-height-percent:0" o:ole="">
            <v:imagedata r:id="rId64" o:title=""/>
          </v:shape>
          <o:OLEObject Type="Embed" ProgID="Equation.DSMT4" ShapeID="_x0000_i1050" DrawAspect="Content" ObjectID="_1648020175" r:id="rId65"/>
        </w:object>
      </w:r>
      <w:r w:rsidR="00CA25F8">
        <w:t xml:space="preserve">      </w:t>
      </w:r>
      <w:r w:rsidRPr="00882A5B">
        <w:rPr>
          <w:spacing w:val="2"/>
          <w:szCs w:val="21"/>
        </w:rPr>
        <w:tab/>
      </w:r>
      <w:r w:rsidRPr="00882A5B">
        <w:rPr>
          <w:spacing w:val="2"/>
          <w:szCs w:val="21"/>
        </w:rPr>
        <w:fldChar w:fldCharType="begin"/>
      </w:r>
      <w:r w:rsidRPr="00882A5B">
        <w:rPr>
          <w:spacing w:val="2"/>
          <w:szCs w:val="21"/>
        </w:rPr>
        <w:instrText xml:space="preserve"> MACROBUTTON MTPlaceRef \* MERGEFORMAT </w:instrText>
      </w:r>
      <w:r w:rsidRPr="00882A5B">
        <w:rPr>
          <w:spacing w:val="2"/>
          <w:szCs w:val="21"/>
        </w:rPr>
        <w:fldChar w:fldCharType="begin"/>
      </w:r>
      <w:r w:rsidRPr="00882A5B">
        <w:rPr>
          <w:spacing w:val="2"/>
          <w:szCs w:val="21"/>
        </w:rPr>
        <w:instrText xml:space="preserve"> SEQ MTEqn \h \* MERGEFORMAT </w:instrText>
      </w:r>
      <w:r w:rsidRPr="00882A5B">
        <w:rPr>
          <w:spacing w:val="2"/>
          <w:szCs w:val="21"/>
        </w:rPr>
        <w:fldChar w:fldCharType="end"/>
      </w:r>
      <w:r w:rsidRPr="00882A5B">
        <w:rPr>
          <w:spacing w:val="2"/>
          <w:szCs w:val="21"/>
        </w:rPr>
        <w:instrText>(</w:instrText>
      </w:r>
      <w:r w:rsidRPr="00882A5B">
        <w:rPr>
          <w:spacing w:val="2"/>
          <w:szCs w:val="21"/>
        </w:rPr>
        <w:fldChar w:fldCharType="begin"/>
      </w:r>
      <w:r w:rsidRPr="00882A5B">
        <w:rPr>
          <w:spacing w:val="2"/>
          <w:szCs w:val="21"/>
        </w:rPr>
        <w:instrText xml:space="preserve"> SEQ MTEqn \c \* Arabic \* MERGEFORMAT </w:instrText>
      </w:r>
      <w:r w:rsidRPr="00882A5B">
        <w:rPr>
          <w:spacing w:val="2"/>
          <w:szCs w:val="21"/>
        </w:rPr>
        <w:fldChar w:fldCharType="separate"/>
      </w:r>
      <w:r w:rsidR="00AA2EED">
        <w:rPr>
          <w:noProof/>
          <w:spacing w:val="2"/>
          <w:szCs w:val="21"/>
        </w:rPr>
        <w:instrText>7</w:instrText>
      </w:r>
      <w:r w:rsidRPr="00882A5B">
        <w:rPr>
          <w:spacing w:val="2"/>
          <w:szCs w:val="21"/>
        </w:rPr>
        <w:fldChar w:fldCharType="end"/>
      </w:r>
      <w:r w:rsidRPr="00882A5B">
        <w:rPr>
          <w:spacing w:val="2"/>
          <w:szCs w:val="21"/>
        </w:rPr>
        <w:instrText>)</w:instrText>
      </w:r>
      <w:r w:rsidRPr="00882A5B">
        <w:rPr>
          <w:spacing w:val="2"/>
          <w:szCs w:val="21"/>
        </w:rPr>
        <w:fldChar w:fldCharType="end"/>
      </w:r>
    </w:p>
    <w:p w14:paraId="4C5580B5" w14:textId="263D2F5B" w:rsidR="00211DD9" w:rsidRPr="00882A5B" w:rsidRDefault="00211DD9" w:rsidP="00166878">
      <w:pPr>
        <w:snapToGrid w:val="0"/>
        <w:spacing w:line="314" w:lineRule="exact"/>
        <w:rPr>
          <w:spacing w:val="2"/>
          <w:szCs w:val="21"/>
        </w:rPr>
      </w:pPr>
      <w:r w:rsidRPr="00882A5B">
        <w:rPr>
          <w:rFonts w:hint="eastAsia"/>
          <w:spacing w:val="2"/>
          <w:szCs w:val="21"/>
        </w:rPr>
        <w:t>其中</w:t>
      </w:r>
      <w:r w:rsidR="000E7043">
        <w:rPr>
          <w:rFonts w:hint="eastAsia"/>
          <w:spacing w:val="2"/>
          <w:szCs w:val="21"/>
        </w:rPr>
        <w:t>，</w:t>
      </w:r>
      <w:r w:rsidR="004775AD" w:rsidRPr="0080186D">
        <w:rPr>
          <w:noProof/>
          <w:position w:val="-10"/>
        </w:rPr>
        <w:object w:dxaOrig="200" w:dyaOrig="240" w14:anchorId="6CC3419B">
          <v:shape id="_x0000_i1051" type="#_x0000_t75" alt="" style="width:10pt;height:12.1pt;mso-width-percent:0;mso-height-percent:0;mso-width-percent:0;mso-height-percent:0" o:ole="">
            <v:imagedata r:id="rId66" o:title=""/>
          </v:shape>
          <o:OLEObject Type="Embed" ProgID="Equation.DSMT4" ShapeID="_x0000_i1051" DrawAspect="Content" ObjectID="_1648020176" r:id="rId67"/>
        </w:object>
      </w:r>
      <w:r w:rsidRPr="00882A5B">
        <w:rPr>
          <w:rFonts w:hint="eastAsia"/>
          <w:spacing w:val="2"/>
          <w:szCs w:val="21"/>
        </w:rPr>
        <w:t>是光</w:t>
      </w:r>
      <w:proofErr w:type="gramStart"/>
      <w:r w:rsidRPr="00882A5B">
        <w:rPr>
          <w:rFonts w:hint="eastAsia"/>
          <w:spacing w:val="2"/>
          <w:szCs w:val="21"/>
        </w:rPr>
        <w:t>伏系统</w:t>
      </w:r>
      <w:proofErr w:type="gramEnd"/>
      <w:r w:rsidRPr="00882A5B">
        <w:rPr>
          <w:rFonts w:hint="eastAsia"/>
          <w:spacing w:val="2"/>
          <w:szCs w:val="21"/>
        </w:rPr>
        <w:t>的光电转换效率，</w:t>
      </w:r>
      <w:r w:rsidR="004775AD" w:rsidRPr="0080186D">
        <w:rPr>
          <w:noProof/>
          <w:position w:val="-10"/>
        </w:rPr>
        <w:object w:dxaOrig="380" w:dyaOrig="320" w14:anchorId="1E763CA6">
          <v:shape id="_x0000_i1052" type="#_x0000_t75" alt="" style="width:18.9pt;height:16.3pt;mso-width-percent:0;mso-height-percent:0;mso-width-percent:0;mso-height-percent:0" o:ole="">
            <v:imagedata r:id="rId68" o:title=""/>
          </v:shape>
          <o:OLEObject Type="Embed" ProgID="Equation.DSMT4" ShapeID="_x0000_i1052" DrawAspect="Content" ObjectID="_1648020177" r:id="rId69"/>
        </w:object>
      </w:r>
      <w:r w:rsidRPr="00882A5B">
        <w:rPr>
          <w:rFonts w:hint="eastAsia"/>
          <w:spacing w:val="2"/>
          <w:szCs w:val="21"/>
        </w:rPr>
        <w:t>是光伏</w:t>
      </w:r>
      <w:r w:rsidRPr="00882A5B">
        <w:rPr>
          <w:rFonts w:hint="eastAsia"/>
          <w:spacing w:val="2"/>
          <w:szCs w:val="21"/>
        </w:rPr>
        <w:lastRenderedPageBreak/>
        <w:t>阵列的面积，</w:t>
      </w:r>
      <w:r w:rsidR="004775AD" w:rsidRPr="0080186D">
        <w:rPr>
          <w:noProof/>
          <w:position w:val="-10"/>
        </w:rPr>
        <w:object w:dxaOrig="1080" w:dyaOrig="340" w14:anchorId="6065FA27">
          <v:shape id="_x0000_i1053" type="#_x0000_t75" alt="" style="width:54.15pt;height:16.8pt;mso-width-percent:0;mso-height-percent:0;mso-width-percent:0;mso-height-percent:0" o:ole="">
            <v:imagedata r:id="rId70" o:title=""/>
          </v:shape>
          <o:OLEObject Type="Embed" ProgID="Equation.DSMT4" ShapeID="_x0000_i1053" DrawAspect="Content" ObjectID="_1648020178" r:id="rId71"/>
        </w:object>
      </w:r>
      <w:r w:rsidRPr="00882A5B">
        <w:rPr>
          <w:rFonts w:hint="eastAsia"/>
          <w:spacing w:val="2"/>
          <w:szCs w:val="21"/>
        </w:rPr>
        <w:t>是辐射到光伏板上的辐照度，</w:t>
      </w:r>
      <w:r w:rsidR="004775AD" w:rsidRPr="0080186D">
        <w:rPr>
          <w:noProof/>
          <w:position w:val="-10"/>
        </w:rPr>
        <w:object w:dxaOrig="260" w:dyaOrig="320" w14:anchorId="5D423F73">
          <v:shape id="_x0000_i1054" type="#_x0000_t75" alt="" style="width:13.15pt;height:16.3pt;mso-width-percent:0;mso-height-percent:0;mso-width-percent:0;mso-height-percent:0" o:ole="">
            <v:imagedata r:id="rId72" o:title=""/>
          </v:shape>
          <o:OLEObject Type="Embed" ProgID="Equation.DSMT4" ShapeID="_x0000_i1054" DrawAspect="Content" ObjectID="_1648020179" r:id="rId73"/>
        </w:object>
      </w:r>
      <w:r w:rsidRPr="00882A5B">
        <w:rPr>
          <w:rFonts w:hint="eastAsia"/>
          <w:spacing w:val="2"/>
          <w:szCs w:val="21"/>
        </w:rPr>
        <w:t>是</w:t>
      </w:r>
      <w:proofErr w:type="gramStart"/>
      <w:r w:rsidRPr="00882A5B">
        <w:rPr>
          <w:rFonts w:hint="eastAsia"/>
          <w:spacing w:val="2"/>
          <w:szCs w:val="21"/>
        </w:rPr>
        <w:t>光伏板温度</w:t>
      </w:r>
      <w:proofErr w:type="gramEnd"/>
      <w:r w:rsidRPr="00882A5B">
        <w:rPr>
          <w:rFonts w:hint="eastAsia"/>
          <w:spacing w:val="2"/>
          <w:szCs w:val="21"/>
        </w:rPr>
        <w:t>。从上述经验公式可以得到温度对辐照度</w:t>
      </w:r>
      <w:r w:rsidR="000E7043">
        <w:rPr>
          <w:rFonts w:hint="eastAsia"/>
          <w:spacing w:val="2"/>
          <w:szCs w:val="21"/>
        </w:rPr>
        <w:t>-</w:t>
      </w:r>
      <w:r w:rsidRPr="00882A5B">
        <w:rPr>
          <w:rFonts w:hint="eastAsia"/>
          <w:spacing w:val="2"/>
          <w:szCs w:val="21"/>
        </w:rPr>
        <w:t>功率转换过程的影响系数</w:t>
      </w:r>
    </w:p>
    <w:p w14:paraId="07378702" w14:textId="58B17FE5" w:rsidR="00211DD9" w:rsidRPr="00882A5B" w:rsidRDefault="00211DD9" w:rsidP="009D4E19">
      <w:pPr>
        <w:snapToGrid w:val="0"/>
        <w:ind w:firstLineChars="200" w:firstLine="428"/>
        <w:jc w:val="right"/>
        <w:rPr>
          <w:spacing w:val="2"/>
          <w:szCs w:val="21"/>
        </w:rPr>
      </w:pPr>
      <w:r w:rsidRPr="00882A5B">
        <w:rPr>
          <w:spacing w:val="2"/>
          <w:szCs w:val="21"/>
        </w:rPr>
        <w:tab/>
      </w:r>
      <w:r w:rsidR="004775AD" w:rsidRPr="0080186D">
        <w:rPr>
          <w:noProof/>
          <w:position w:val="-10"/>
        </w:rPr>
        <w:object w:dxaOrig="2340" w:dyaOrig="320" w14:anchorId="79566AC2">
          <v:shape id="_x0000_i1055" type="#_x0000_t75" alt="" style="width:117.7pt;height:16.3pt;mso-width-percent:0;mso-height-percent:0;mso-width-percent:0;mso-height-percent:0" o:ole="">
            <v:imagedata r:id="rId74" o:title=""/>
          </v:shape>
          <o:OLEObject Type="Embed" ProgID="Equation.DSMT4" ShapeID="_x0000_i1055" DrawAspect="Content" ObjectID="_1648020180" r:id="rId75"/>
        </w:object>
      </w:r>
      <w:r w:rsidR="00CA25F8">
        <w:t xml:space="preserve">        </w:t>
      </w:r>
      <w:r w:rsidRPr="00882A5B">
        <w:rPr>
          <w:spacing w:val="2"/>
          <w:szCs w:val="21"/>
        </w:rPr>
        <w:tab/>
      </w:r>
      <w:r w:rsidRPr="00882A5B">
        <w:rPr>
          <w:spacing w:val="2"/>
          <w:szCs w:val="21"/>
        </w:rPr>
        <w:fldChar w:fldCharType="begin"/>
      </w:r>
      <w:r w:rsidRPr="00882A5B">
        <w:rPr>
          <w:spacing w:val="2"/>
          <w:szCs w:val="21"/>
        </w:rPr>
        <w:instrText xml:space="preserve"> MACROBUTTON MTPlaceRef \* MERGEFORMAT </w:instrText>
      </w:r>
      <w:r w:rsidRPr="00882A5B">
        <w:rPr>
          <w:spacing w:val="2"/>
          <w:szCs w:val="21"/>
        </w:rPr>
        <w:fldChar w:fldCharType="begin"/>
      </w:r>
      <w:r w:rsidRPr="00882A5B">
        <w:rPr>
          <w:spacing w:val="2"/>
          <w:szCs w:val="21"/>
        </w:rPr>
        <w:instrText xml:space="preserve"> SEQ MTEqn \h \* MERGEFORMAT </w:instrText>
      </w:r>
      <w:r w:rsidRPr="00882A5B">
        <w:rPr>
          <w:spacing w:val="2"/>
          <w:szCs w:val="21"/>
        </w:rPr>
        <w:fldChar w:fldCharType="end"/>
      </w:r>
      <w:r w:rsidRPr="00882A5B">
        <w:rPr>
          <w:spacing w:val="2"/>
          <w:szCs w:val="21"/>
        </w:rPr>
        <w:instrText>(</w:instrText>
      </w:r>
      <w:r w:rsidRPr="00882A5B">
        <w:rPr>
          <w:spacing w:val="2"/>
          <w:szCs w:val="21"/>
        </w:rPr>
        <w:fldChar w:fldCharType="begin"/>
      </w:r>
      <w:r w:rsidRPr="00882A5B">
        <w:rPr>
          <w:spacing w:val="2"/>
          <w:szCs w:val="21"/>
        </w:rPr>
        <w:instrText xml:space="preserve"> SEQ MTEqn \c \* Arabic \* MERGEFORMAT </w:instrText>
      </w:r>
      <w:r w:rsidRPr="00882A5B">
        <w:rPr>
          <w:spacing w:val="2"/>
          <w:szCs w:val="21"/>
        </w:rPr>
        <w:fldChar w:fldCharType="separate"/>
      </w:r>
      <w:r w:rsidR="00AA2EED">
        <w:rPr>
          <w:noProof/>
          <w:spacing w:val="2"/>
          <w:szCs w:val="21"/>
        </w:rPr>
        <w:instrText>8</w:instrText>
      </w:r>
      <w:r w:rsidRPr="00882A5B">
        <w:rPr>
          <w:spacing w:val="2"/>
          <w:szCs w:val="21"/>
        </w:rPr>
        <w:fldChar w:fldCharType="end"/>
      </w:r>
      <w:r w:rsidRPr="00882A5B">
        <w:rPr>
          <w:spacing w:val="2"/>
          <w:szCs w:val="21"/>
        </w:rPr>
        <w:instrText>)</w:instrText>
      </w:r>
      <w:r w:rsidRPr="00882A5B">
        <w:rPr>
          <w:spacing w:val="2"/>
          <w:szCs w:val="21"/>
        </w:rPr>
        <w:fldChar w:fldCharType="end"/>
      </w:r>
    </w:p>
    <w:p w14:paraId="784316BD" w14:textId="6DEB6C76" w:rsidR="00211DD9" w:rsidRPr="00882A5B" w:rsidRDefault="00211DD9" w:rsidP="00211DD9">
      <w:pPr>
        <w:snapToGrid w:val="0"/>
        <w:spacing w:line="314" w:lineRule="exact"/>
        <w:ind w:firstLineChars="200" w:firstLine="428"/>
        <w:rPr>
          <w:spacing w:val="2"/>
          <w:szCs w:val="21"/>
        </w:rPr>
      </w:pPr>
      <w:r w:rsidRPr="00882A5B">
        <w:rPr>
          <w:rFonts w:hint="eastAsia"/>
          <w:spacing w:val="2"/>
          <w:szCs w:val="21"/>
        </w:rPr>
        <w:t>通常，几乎所有的并网光伏逆变器都采用最大功率点跟踪控制</w:t>
      </w:r>
      <w:r w:rsidR="001C06AF">
        <w:rPr>
          <w:spacing w:val="2"/>
          <w:szCs w:val="21"/>
          <w:vertAlign w:val="superscript"/>
        </w:rPr>
        <w:fldChar w:fldCharType="begin"/>
      </w:r>
      <w:r w:rsidR="001C06AF">
        <w:rPr>
          <w:spacing w:val="2"/>
          <w:szCs w:val="21"/>
          <w:vertAlign w:val="superscript"/>
        </w:rPr>
        <w:instrText xml:space="preserve"> REF _Ref33456291 \r \h </w:instrText>
      </w:r>
      <w:r w:rsidR="001C06AF">
        <w:rPr>
          <w:spacing w:val="2"/>
          <w:szCs w:val="21"/>
          <w:vertAlign w:val="superscript"/>
        </w:rPr>
      </w:r>
      <w:r w:rsidR="001C06AF">
        <w:rPr>
          <w:spacing w:val="2"/>
          <w:szCs w:val="21"/>
          <w:vertAlign w:val="superscript"/>
        </w:rPr>
        <w:fldChar w:fldCharType="separate"/>
      </w:r>
      <w:ins w:id="68" w:author="mayuan" w:date="2020-04-10T10:25:00Z">
        <w:r w:rsidR="00AA2EED">
          <w:rPr>
            <w:spacing w:val="2"/>
            <w:szCs w:val="21"/>
            <w:vertAlign w:val="superscript"/>
          </w:rPr>
          <w:t>[15]</w:t>
        </w:r>
      </w:ins>
      <w:del w:id="69" w:author="mayuan" w:date="2020-04-10T10:25:00Z">
        <w:r w:rsidR="007F2D4D" w:rsidDel="00AA2EED">
          <w:rPr>
            <w:spacing w:val="2"/>
            <w:szCs w:val="21"/>
            <w:vertAlign w:val="superscript"/>
          </w:rPr>
          <w:delText>[14]</w:delText>
        </w:r>
      </w:del>
      <w:r w:rsidR="001C06AF">
        <w:rPr>
          <w:spacing w:val="2"/>
          <w:szCs w:val="21"/>
          <w:vertAlign w:val="superscript"/>
        </w:rPr>
        <w:fldChar w:fldCharType="end"/>
      </w:r>
      <w:r w:rsidRPr="00882A5B">
        <w:rPr>
          <w:rFonts w:hint="eastAsia"/>
          <w:spacing w:val="2"/>
          <w:szCs w:val="21"/>
        </w:rPr>
        <w:t>，但是多数光伏组件在低辐照度下性能会下降，导致光伏板效率下降</w:t>
      </w:r>
      <w:r w:rsidR="000E7043">
        <w:rPr>
          <w:rFonts w:hint="eastAsia"/>
          <w:spacing w:val="2"/>
          <w:szCs w:val="21"/>
        </w:rPr>
        <w:t>。</w:t>
      </w:r>
      <w:r w:rsidRPr="00882A5B">
        <w:rPr>
          <w:rFonts w:hint="eastAsia"/>
          <w:spacing w:val="2"/>
          <w:szCs w:val="21"/>
        </w:rPr>
        <w:t>根据文献</w:t>
      </w:r>
      <w:r w:rsidR="001C06AF">
        <w:rPr>
          <w:spacing w:val="2"/>
          <w:szCs w:val="21"/>
        </w:rPr>
        <w:fldChar w:fldCharType="begin"/>
      </w:r>
      <w:r w:rsidR="001C06AF">
        <w:rPr>
          <w:spacing w:val="2"/>
          <w:szCs w:val="21"/>
        </w:rPr>
        <w:instrText xml:space="preserve"> </w:instrText>
      </w:r>
      <w:r w:rsidR="001C06AF">
        <w:rPr>
          <w:rFonts w:hint="eastAsia"/>
          <w:spacing w:val="2"/>
          <w:szCs w:val="21"/>
        </w:rPr>
        <w:instrText>REF _Ref33456316 \r \h</w:instrText>
      </w:r>
      <w:r w:rsidR="001C06AF">
        <w:rPr>
          <w:spacing w:val="2"/>
          <w:szCs w:val="21"/>
        </w:rPr>
        <w:instrText xml:space="preserve"> </w:instrText>
      </w:r>
      <w:r w:rsidR="001C06AF">
        <w:rPr>
          <w:spacing w:val="2"/>
          <w:szCs w:val="21"/>
        </w:rPr>
      </w:r>
      <w:r w:rsidR="001C06AF">
        <w:rPr>
          <w:spacing w:val="2"/>
          <w:szCs w:val="21"/>
        </w:rPr>
        <w:fldChar w:fldCharType="separate"/>
      </w:r>
      <w:ins w:id="70" w:author="mayuan" w:date="2020-04-10T10:25:00Z">
        <w:r w:rsidR="00AA2EED">
          <w:rPr>
            <w:spacing w:val="2"/>
            <w:szCs w:val="21"/>
          </w:rPr>
          <w:t>[16]</w:t>
        </w:r>
      </w:ins>
      <w:del w:id="71" w:author="mayuan" w:date="2020-04-10T10:25:00Z">
        <w:r w:rsidR="007F2D4D" w:rsidDel="00AA2EED">
          <w:rPr>
            <w:spacing w:val="2"/>
            <w:szCs w:val="21"/>
          </w:rPr>
          <w:delText>[15]</w:delText>
        </w:r>
      </w:del>
      <w:r w:rsidR="001C06AF">
        <w:rPr>
          <w:spacing w:val="2"/>
          <w:szCs w:val="21"/>
        </w:rPr>
        <w:fldChar w:fldCharType="end"/>
      </w:r>
      <w:r w:rsidRPr="00882A5B">
        <w:rPr>
          <w:rFonts w:hint="eastAsia"/>
          <w:spacing w:val="2"/>
          <w:szCs w:val="21"/>
        </w:rPr>
        <w:t>，在温度恒定的情况下，效率随辐照度的变化可以表示为如下的</w:t>
      </w:r>
      <w:r w:rsidR="000E7043">
        <w:rPr>
          <w:rFonts w:hint="eastAsia"/>
          <w:spacing w:val="2"/>
          <w:szCs w:val="21"/>
        </w:rPr>
        <w:t>公式</w:t>
      </w:r>
    </w:p>
    <w:p w14:paraId="40CC47A6" w14:textId="6B417FFB" w:rsidR="00211DD9" w:rsidRPr="00882A5B" w:rsidRDefault="00211DD9" w:rsidP="009D4E19">
      <w:pPr>
        <w:snapToGrid w:val="0"/>
        <w:ind w:firstLineChars="200" w:firstLine="428"/>
        <w:jc w:val="right"/>
        <w:rPr>
          <w:spacing w:val="2"/>
          <w:szCs w:val="21"/>
        </w:rPr>
      </w:pPr>
      <w:r w:rsidRPr="00882A5B">
        <w:rPr>
          <w:spacing w:val="2"/>
          <w:szCs w:val="21"/>
        </w:rPr>
        <w:tab/>
      </w:r>
      <w:r w:rsidR="004775AD" w:rsidRPr="0080186D">
        <w:rPr>
          <w:noProof/>
          <w:position w:val="-10"/>
        </w:rPr>
        <w:object w:dxaOrig="2540" w:dyaOrig="320" w14:anchorId="4D065FCE">
          <v:shape id="_x0000_i1056" type="#_x0000_t75" alt="" style="width:127.25pt;height:16.3pt;mso-width-percent:0;mso-height-percent:0;mso-width-percent:0;mso-height-percent:0" o:ole="">
            <v:imagedata r:id="rId76" o:title=""/>
          </v:shape>
          <o:OLEObject Type="Embed" ProgID="Equation.DSMT4" ShapeID="_x0000_i1056" DrawAspect="Content" ObjectID="_1648020181" r:id="rId77"/>
        </w:object>
      </w:r>
      <w:r w:rsidR="00CA25F8">
        <w:t xml:space="preserve">       </w:t>
      </w:r>
      <w:r w:rsidRPr="00882A5B">
        <w:rPr>
          <w:spacing w:val="2"/>
          <w:szCs w:val="21"/>
        </w:rPr>
        <w:tab/>
      </w:r>
      <w:r w:rsidRPr="00882A5B">
        <w:rPr>
          <w:spacing w:val="2"/>
          <w:szCs w:val="21"/>
        </w:rPr>
        <w:fldChar w:fldCharType="begin"/>
      </w:r>
      <w:r w:rsidRPr="00882A5B">
        <w:rPr>
          <w:spacing w:val="2"/>
          <w:szCs w:val="21"/>
        </w:rPr>
        <w:instrText xml:space="preserve"> MACROBUTTON MTPlaceRef \* MERGEFORMAT </w:instrText>
      </w:r>
      <w:r w:rsidRPr="00882A5B">
        <w:rPr>
          <w:spacing w:val="2"/>
          <w:szCs w:val="21"/>
        </w:rPr>
        <w:fldChar w:fldCharType="begin"/>
      </w:r>
      <w:r w:rsidRPr="00882A5B">
        <w:rPr>
          <w:spacing w:val="2"/>
          <w:szCs w:val="21"/>
        </w:rPr>
        <w:instrText xml:space="preserve"> SEQ MTEqn \h \* MERGEFORMAT </w:instrText>
      </w:r>
      <w:r w:rsidRPr="00882A5B">
        <w:rPr>
          <w:spacing w:val="2"/>
          <w:szCs w:val="21"/>
        </w:rPr>
        <w:fldChar w:fldCharType="end"/>
      </w:r>
      <w:r w:rsidRPr="00882A5B">
        <w:rPr>
          <w:spacing w:val="2"/>
          <w:szCs w:val="21"/>
        </w:rPr>
        <w:instrText>(</w:instrText>
      </w:r>
      <w:r w:rsidRPr="00882A5B">
        <w:rPr>
          <w:spacing w:val="2"/>
          <w:szCs w:val="21"/>
        </w:rPr>
        <w:fldChar w:fldCharType="begin"/>
      </w:r>
      <w:r w:rsidRPr="00882A5B">
        <w:rPr>
          <w:spacing w:val="2"/>
          <w:szCs w:val="21"/>
        </w:rPr>
        <w:instrText xml:space="preserve"> SEQ MTEqn \c \* Arabic \* MERGEFORMAT </w:instrText>
      </w:r>
      <w:r w:rsidRPr="00882A5B">
        <w:rPr>
          <w:spacing w:val="2"/>
          <w:szCs w:val="21"/>
        </w:rPr>
        <w:fldChar w:fldCharType="separate"/>
      </w:r>
      <w:r w:rsidR="00AA2EED">
        <w:rPr>
          <w:noProof/>
          <w:spacing w:val="2"/>
          <w:szCs w:val="21"/>
        </w:rPr>
        <w:instrText>9</w:instrText>
      </w:r>
      <w:r w:rsidRPr="00882A5B">
        <w:rPr>
          <w:spacing w:val="2"/>
          <w:szCs w:val="21"/>
        </w:rPr>
        <w:fldChar w:fldCharType="end"/>
      </w:r>
      <w:r w:rsidRPr="00882A5B">
        <w:rPr>
          <w:spacing w:val="2"/>
          <w:szCs w:val="21"/>
        </w:rPr>
        <w:instrText>)</w:instrText>
      </w:r>
      <w:r w:rsidRPr="00882A5B">
        <w:rPr>
          <w:spacing w:val="2"/>
          <w:szCs w:val="21"/>
        </w:rPr>
        <w:fldChar w:fldCharType="end"/>
      </w:r>
    </w:p>
    <w:p w14:paraId="77E56FDC" w14:textId="6F2A94A8" w:rsidR="00211DD9" w:rsidRPr="00882A5B" w:rsidRDefault="004775AD" w:rsidP="00211DD9">
      <w:pPr>
        <w:snapToGrid w:val="0"/>
        <w:spacing w:line="314" w:lineRule="exact"/>
        <w:ind w:firstLineChars="200" w:firstLine="420"/>
        <w:rPr>
          <w:spacing w:val="2"/>
          <w:szCs w:val="21"/>
        </w:rPr>
      </w:pPr>
      <w:r w:rsidRPr="0080186D">
        <w:rPr>
          <w:noProof/>
          <w:position w:val="-10"/>
        </w:rPr>
        <w:object w:dxaOrig="440" w:dyaOrig="320" w14:anchorId="24D15774">
          <v:shape id="_x0000_i1057" type="#_x0000_t75" alt="" style="width:22.05pt;height:16.3pt;mso-width-percent:0;mso-height-percent:0;mso-width-percent:0;mso-height-percent:0" o:ole="">
            <v:imagedata r:id="rId78" o:title=""/>
          </v:shape>
          <o:OLEObject Type="Embed" ProgID="Equation.DSMT4" ShapeID="_x0000_i1057" DrawAspect="Content" ObjectID="_1648020182" r:id="rId79"/>
        </w:object>
      </w:r>
      <w:r w:rsidR="00211DD9" w:rsidRPr="00882A5B">
        <w:rPr>
          <w:rFonts w:hint="eastAsia"/>
          <w:spacing w:val="2"/>
          <w:szCs w:val="21"/>
        </w:rPr>
        <w:t>和</w:t>
      </w:r>
      <w:r w:rsidRPr="0080186D">
        <w:rPr>
          <w:noProof/>
          <w:position w:val="-10"/>
        </w:rPr>
        <w:object w:dxaOrig="639" w:dyaOrig="320" w14:anchorId="187A5BA5">
          <v:shape id="_x0000_i1058" type="#_x0000_t75" alt="" style="width:31.55pt;height:16.3pt;mso-width-percent:0;mso-height-percent:0;mso-width-percent:0;mso-height-percent:0" o:ole="">
            <v:imagedata r:id="rId80" o:title=""/>
          </v:shape>
          <o:OLEObject Type="Embed" ProgID="Equation.DSMT4" ShapeID="_x0000_i1058" DrawAspect="Content" ObjectID="_1648020183" r:id="rId81"/>
        </w:object>
      </w:r>
      <w:r w:rsidR="00211DD9" w:rsidRPr="00882A5B">
        <w:rPr>
          <w:rFonts w:hint="eastAsia"/>
          <w:spacing w:val="2"/>
          <w:szCs w:val="21"/>
        </w:rPr>
        <w:t>一起可以在一定程度上描述晴空辐照度和晴空功率曲线形状上的差异。</w:t>
      </w:r>
    </w:p>
    <w:p w14:paraId="380152D8" w14:textId="17BF14A8" w:rsidR="00211DD9" w:rsidRPr="00882A5B" w:rsidRDefault="00211DD9" w:rsidP="00211DD9">
      <w:pPr>
        <w:snapToGrid w:val="0"/>
        <w:spacing w:line="314" w:lineRule="exact"/>
        <w:ind w:firstLineChars="200" w:firstLine="428"/>
        <w:rPr>
          <w:spacing w:val="2"/>
          <w:szCs w:val="21"/>
        </w:rPr>
      </w:pPr>
      <w:r w:rsidRPr="00882A5B">
        <w:rPr>
          <w:rFonts w:hint="eastAsia"/>
          <w:spacing w:val="2"/>
          <w:szCs w:val="21"/>
        </w:rPr>
        <w:t>除此之外，辐照度和功率之间还有幅值上的差异</w:t>
      </w:r>
      <w:r w:rsidR="000E7043">
        <w:rPr>
          <w:rFonts w:hint="eastAsia"/>
          <w:spacing w:val="2"/>
          <w:szCs w:val="21"/>
        </w:rPr>
        <w:t>。</w:t>
      </w:r>
      <w:r w:rsidRPr="00882A5B">
        <w:rPr>
          <w:rFonts w:hint="eastAsia"/>
          <w:spacing w:val="2"/>
          <w:szCs w:val="21"/>
        </w:rPr>
        <w:t>通过分析实测功率数据出力曲线光滑的天气，本文将辐照度到功率之间的幅值上的映射关系近似为一个随一年中的天数变化的三角函数的形式：</w:t>
      </w:r>
    </w:p>
    <w:p w14:paraId="25D3EF21" w14:textId="53D22AFB" w:rsidR="00211DD9" w:rsidRDefault="00211DD9" w:rsidP="009D4E19">
      <w:pPr>
        <w:snapToGrid w:val="0"/>
        <w:ind w:firstLineChars="200" w:firstLine="428"/>
        <w:jc w:val="right"/>
        <w:rPr>
          <w:szCs w:val="21"/>
        </w:rPr>
      </w:pPr>
      <w:r w:rsidRPr="00882A5B">
        <w:rPr>
          <w:spacing w:val="2"/>
          <w:szCs w:val="21"/>
        </w:rPr>
        <w:tab/>
      </w:r>
      <w:r w:rsidR="004775AD" w:rsidRPr="0080186D">
        <w:rPr>
          <w:noProof/>
          <w:position w:val="-22"/>
        </w:rPr>
        <w:object w:dxaOrig="3660" w:dyaOrig="560" w14:anchorId="61BD19AC">
          <v:shape id="_x0000_i1059" type="#_x0000_t75" alt="" style="width:183.35pt;height:28.4pt;mso-width-percent:0;mso-height-percent:0;mso-width-percent:0;mso-height-percent:0" o:ole="">
            <v:imagedata r:id="rId82" o:title=""/>
          </v:shape>
          <o:OLEObject Type="Embed" ProgID="Equation.DSMT4" ShapeID="_x0000_i1059" DrawAspect="Content" ObjectID="_1648020184" r:id="rId83"/>
        </w:object>
      </w:r>
      <w:r w:rsidRPr="00882A5B">
        <w:rPr>
          <w:spacing w:val="2"/>
          <w:szCs w:val="21"/>
        </w:rP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2EED">
        <w:fldChar w:fldCharType="begin"/>
      </w:r>
      <w:r w:rsidR="00AA2EED">
        <w:instrText xml:space="preserve"> SEQ MTEqn \c \* Arabic \* MERGEFORMAT </w:instrText>
      </w:r>
      <w:r w:rsidR="00AA2EED">
        <w:fldChar w:fldCharType="separate"/>
      </w:r>
      <w:r w:rsidR="00AA2EED">
        <w:rPr>
          <w:noProof/>
        </w:rPr>
        <w:instrText>10</w:instrText>
      </w:r>
      <w:r w:rsidR="00AA2EED">
        <w:rPr>
          <w:noProof/>
        </w:rPr>
        <w:fldChar w:fldCharType="end"/>
      </w:r>
      <w:r>
        <w:instrText>)</w:instrText>
      </w:r>
      <w:r>
        <w:fldChar w:fldCharType="end"/>
      </w:r>
    </w:p>
    <w:p w14:paraId="4E89837A" w14:textId="5578F8BF" w:rsidR="00211DD9" w:rsidRDefault="00D825EE" w:rsidP="00211DD9">
      <w:pPr>
        <w:ind w:firstLine="420"/>
        <w:rPr>
          <w:szCs w:val="21"/>
        </w:rPr>
      </w:pPr>
      <w:r>
        <w:rPr>
          <w:rFonts w:hint="eastAsia"/>
          <w:szCs w:val="21"/>
        </w:rPr>
        <w:t>式</w:t>
      </w:r>
      <w:r w:rsidR="00211DD9">
        <w:rPr>
          <w:rFonts w:hint="eastAsia"/>
          <w:szCs w:val="21"/>
        </w:rPr>
        <w:t>中</w:t>
      </w:r>
      <w:r>
        <w:rPr>
          <w:rFonts w:hint="eastAsia"/>
          <w:szCs w:val="21"/>
        </w:rPr>
        <w:t>：</w:t>
      </w:r>
      <w:r w:rsidR="004775AD" w:rsidRPr="0080186D">
        <w:rPr>
          <w:noProof/>
          <w:position w:val="-6"/>
        </w:rPr>
        <w:object w:dxaOrig="240" w:dyaOrig="200" w14:anchorId="5A39300C">
          <v:shape id="_x0000_i1060" type="#_x0000_t75" alt="" style="width:12.1pt;height:10pt;mso-width-percent:0;mso-height-percent:0;mso-width-percent:0;mso-height-percent:0" o:ole="">
            <v:imagedata r:id="rId84" o:title=""/>
          </v:shape>
          <o:OLEObject Type="Embed" ProgID="Equation.DSMT4" ShapeID="_x0000_i1060" DrawAspect="Content" ObjectID="_1648020185" r:id="rId85"/>
        </w:object>
      </w:r>
      <w:r w:rsidR="00211DD9">
        <w:rPr>
          <w:rFonts w:hint="eastAsia"/>
          <w:szCs w:val="21"/>
        </w:rPr>
        <w:t>、</w:t>
      </w:r>
      <w:r w:rsidR="004775AD" w:rsidRPr="0080186D">
        <w:rPr>
          <w:noProof/>
          <w:position w:val="-6"/>
        </w:rPr>
        <w:object w:dxaOrig="220" w:dyaOrig="200" w14:anchorId="4F919C5E">
          <v:shape id="_x0000_i1061" type="#_x0000_t75" alt="" style="width:11.05pt;height:10pt;mso-width-percent:0;mso-height-percent:0;mso-width-percent:0;mso-height-percent:0" o:ole="">
            <v:imagedata r:id="rId86" o:title=""/>
          </v:shape>
          <o:OLEObject Type="Embed" ProgID="Equation.DSMT4" ShapeID="_x0000_i1061" DrawAspect="Content" ObjectID="_1648020186" r:id="rId87"/>
        </w:object>
      </w:r>
      <w:r w:rsidR="00211DD9">
        <w:rPr>
          <w:rFonts w:hint="eastAsia"/>
          <w:szCs w:val="21"/>
        </w:rPr>
        <w:t>、</w:t>
      </w:r>
      <w:r w:rsidR="004775AD" w:rsidRPr="0080186D">
        <w:rPr>
          <w:noProof/>
          <w:position w:val="-10"/>
        </w:rPr>
        <w:object w:dxaOrig="220" w:dyaOrig="300" w14:anchorId="1A477AFD">
          <v:shape id="_x0000_i1062" type="#_x0000_t75" alt="" style="width:11.05pt;height:15.25pt;mso-width-percent:0;mso-height-percent:0;mso-width-percent:0;mso-height-percent:0" o:ole="">
            <v:imagedata r:id="rId88" o:title=""/>
          </v:shape>
          <o:OLEObject Type="Embed" ProgID="Equation.DSMT4" ShapeID="_x0000_i1062" DrawAspect="Content" ObjectID="_1648020187" r:id="rId89"/>
        </w:object>
      </w:r>
      <w:r w:rsidR="00211DD9">
        <w:rPr>
          <w:rFonts w:hint="eastAsia"/>
          <w:szCs w:val="21"/>
        </w:rPr>
        <w:t>均为常数，为方程的待定参数，</w:t>
      </w:r>
      <w:r w:rsidR="004775AD" w:rsidRPr="0080186D">
        <w:rPr>
          <w:noProof/>
          <w:position w:val="-6"/>
        </w:rPr>
        <w:object w:dxaOrig="180" w:dyaOrig="200" w14:anchorId="207AC30F">
          <v:shape id="_x0000_i1063" type="#_x0000_t75" alt="" style="width:9.45pt;height:10pt;mso-width-percent:0;mso-height-percent:0;mso-width-percent:0;mso-height-percent:0" o:ole="">
            <v:imagedata r:id="rId90" o:title=""/>
          </v:shape>
          <o:OLEObject Type="Embed" ProgID="Equation.DSMT4" ShapeID="_x0000_i1063" DrawAspect="Content" ObjectID="_1648020188" r:id="rId91"/>
        </w:object>
      </w:r>
      <w:r w:rsidR="00211DD9">
        <w:rPr>
          <w:rFonts w:hint="eastAsia"/>
          <w:szCs w:val="21"/>
        </w:rPr>
        <w:t>代表一年中的第几天。</w:t>
      </w:r>
    </w:p>
    <w:p w14:paraId="0C85CBE5" w14:textId="2B5D28F4" w:rsidR="00211DD9" w:rsidRDefault="00211DD9" w:rsidP="00211DD9">
      <w:pPr>
        <w:spacing w:line="314" w:lineRule="exact"/>
        <w:ind w:firstLine="420"/>
        <w:rPr>
          <w:bCs/>
          <w:szCs w:val="21"/>
        </w:rPr>
      </w:pPr>
      <w:r w:rsidRPr="00D54400">
        <w:rPr>
          <w:rFonts w:hint="eastAsia"/>
          <w:szCs w:val="21"/>
        </w:rPr>
        <w:t>经过以上分析，本文假设</w:t>
      </w:r>
      <w:r w:rsidR="004775AD" w:rsidRPr="0080186D">
        <w:rPr>
          <w:noProof/>
          <w:position w:val="-10"/>
        </w:rPr>
        <w:object w:dxaOrig="639" w:dyaOrig="320" w14:anchorId="6414FF7B">
          <v:shape id="_x0000_i1064" type="#_x0000_t75" alt="" style="width:31.55pt;height:16.3pt;mso-width-percent:0;mso-height-percent:0;mso-width-percent:0;mso-height-percent:0" o:ole="">
            <v:imagedata r:id="rId92" o:title=""/>
          </v:shape>
          <o:OLEObject Type="Embed" ProgID="Equation.DSMT4" ShapeID="_x0000_i1064" DrawAspect="Content" ObjectID="_1648020189" r:id="rId93"/>
        </w:object>
      </w:r>
      <w:r w:rsidRPr="00D54400">
        <w:rPr>
          <w:rFonts w:hint="eastAsia"/>
          <w:bCs/>
          <w:szCs w:val="21"/>
        </w:rPr>
        <w:t>、</w:t>
      </w:r>
      <w:r w:rsidR="004775AD" w:rsidRPr="0080186D">
        <w:rPr>
          <w:noProof/>
          <w:position w:val="-10"/>
        </w:rPr>
        <w:object w:dxaOrig="760" w:dyaOrig="320" w14:anchorId="54ACF6AE">
          <v:shape id="_x0000_i1065" type="#_x0000_t75" alt="" style="width:37.85pt;height:16.3pt;mso-width-percent:0;mso-height-percent:0;mso-width-percent:0;mso-height-percent:0" o:ole="">
            <v:imagedata r:id="rId94" o:title=""/>
          </v:shape>
          <o:OLEObject Type="Embed" ProgID="Equation.DSMT4" ShapeID="_x0000_i1065" DrawAspect="Content" ObjectID="_1648020190" r:id="rId95"/>
        </w:object>
      </w:r>
      <w:r w:rsidRPr="00D54400">
        <w:rPr>
          <w:rFonts w:hint="eastAsia"/>
          <w:bCs/>
          <w:szCs w:val="21"/>
        </w:rPr>
        <w:t>、</w:t>
      </w:r>
      <w:r w:rsidR="004775AD" w:rsidRPr="0080186D">
        <w:rPr>
          <w:noProof/>
          <w:position w:val="-10"/>
        </w:rPr>
        <w:object w:dxaOrig="840" w:dyaOrig="320" w14:anchorId="0F217F3C">
          <v:shape id="_x0000_i1066" type="#_x0000_t75" alt="" style="width:42.05pt;height:16.3pt;mso-width-percent:0;mso-height-percent:0;mso-width-percent:0;mso-height-percent:0" o:ole="">
            <v:imagedata r:id="rId96" o:title=""/>
          </v:shape>
          <o:OLEObject Type="Embed" ProgID="Equation.DSMT4" ShapeID="_x0000_i1066" DrawAspect="Content" ObjectID="_1648020191" r:id="rId97"/>
        </w:object>
      </w:r>
      <w:r w:rsidRPr="00D54400">
        <w:rPr>
          <w:rFonts w:hint="eastAsia"/>
          <w:bCs/>
          <w:szCs w:val="21"/>
        </w:rPr>
        <w:t>三个方面的影响构成了辐照度与功率之间的映射关系，描述辐照度与功率之间在幅值和形状上的不同，总的辐照度到功率的映射方程形式如下：</w:t>
      </w:r>
    </w:p>
    <w:p w14:paraId="03EBCB3D" w14:textId="007403DF" w:rsidR="00211DD9" w:rsidRPr="00695CF4" w:rsidRDefault="00211DD9" w:rsidP="009D4E19">
      <w:pPr>
        <w:pStyle w:val="MTDisplayEquation"/>
        <w:jc w:val="right"/>
      </w:pPr>
      <w:r>
        <w:tab/>
      </w:r>
      <w:r w:rsidR="004775AD" w:rsidRPr="0080186D">
        <w:rPr>
          <w:noProof/>
          <w:position w:val="-42"/>
        </w:rPr>
        <w:object w:dxaOrig="3340" w:dyaOrig="1200" w14:anchorId="52FAB862">
          <v:shape id="_x0000_i1067" type="#_x0000_t75" alt="" style="width:167.15pt;height:59.9pt;mso-width-percent:0;mso-height-percent:0;mso-width-percent:0;mso-height-percent:0" o:ole="">
            <v:imagedata r:id="rId98" o:title=""/>
          </v:shape>
          <o:OLEObject Type="Embed" ProgID="Equation.DSMT4" ShapeID="_x0000_i1067" DrawAspect="Content" ObjectID="_1648020192" r:id="rId9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2EED">
        <w:fldChar w:fldCharType="begin"/>
      </w:r>
      <w:r w:rsidR="00AA2EED">
        <w:instrText xml:space="preserve"> SEQ MTEqn \c \* Arabic \* MERGEFORMAT </w:instrText>
      </w:r>
      <w:r w:rsidR="00AA2EED">
        <w:fldChar w:fldCharType="separate"/>
      </w:r>
      <w:r w:rsidR="00AA2EED">
        <w:rPr>
          <w:noProof/>
        </w:rPr>
        <w:instrText>11</w:instrText>
      </w:r>
      <w:r w:rsidR="00AA2EED">
        <w:rPr>
          <w:noProof/>
        </w:rPr>
        <w:fldChar w:fldCharType="end"/>
      </w:r>
      <w:r>
        <w:instrText>)</w:instrText>
      </w:r>
      <w:r>
        <w:fldChar w:fldCharType="end"/>
      </w:r>
    </w:p>
    <w:p w14:paraId="07E09BBC" w14:textId="77777777" w:rsidR="00211DD9" w:rsidRPr="00AD19D6" w:rsidRDefault="00211DD9" w:rsidP="00211DD9">
      <w:pPr>
        <w:spacing w:beforeLines="50" w:before="156" w:afterLines="50" w:after="156"/>
        <w:rPr>
          <w:rFonts w:ascii="黑体" w:eastAsia="黑体"/>
          <w:sz w:val="24"/>
        </w:rPr>
      </w:pPr>
      <w:r>
        <w:rPr>
          <w:sz w:val="24"/>
        </w:rPr>
        <w:t>2</w:t>
      </w:r>
      <w:r w:rsidRPr="00440710">
        <w:rPr>
          <w:sz w:val="24"/>
        </w:rPr>
        <w:t xml:space="preserve">  </w:t>
      </w:r>
      <w:r>
        <w:rPr>
          <w:rFonts w:ascii="黑体" w:eastAsia="黑体" w:hint="eastAsia"/>
          <w:sz w:val="24"/>
        </w:rPr>
        <w:t>晴空功率模型参数估计及预测算法</w:t>
      </w:r>
    </w:p>
    <w:p w14:paraId="4EC33418" w14:textId="77777777" w:rsidR="00211DD9" w:rsidRPr="00870431" w:rsidRDefault="00211DD9" w:rsidP="00211DD9">
      <w:pPr>
        <w:snapToGrid w:val="0"/>
        <w:spacing w:line="314" w:lineRule="exact"/>
        <w:rPr>
          <w:rFonts w:ascii="宋体" w:hAnsi="宋体"/>
          <w:color w:val="000000" w:themeColor="text1"/>
          <w:spacing w:val="2"/>
          <w:szCs w:val="21"/>
        </w:rPr>
      </w:pPr>
      <w:r w:rsidRPr="00870431">
        <w:rPr>
          <w:color w:val="000000" w:themeColor="text1"/>
        </w:rPr>
        <w:t xml:space="preserve">2.1  </w:t>
      </w:r>
      <w:r w:rsidRPr="00870431">
        <w:rPr>
          <w:rFonts w:ascii="黑体" w:eastAsia="黑体" w:hint="eastAsia"/>
          <w:color w:val="000000" w:themeColor="text1"/>
        </w:rPr>
        <w:t>晴空辐照度到晴空功率映射方程参数估计</w:t>
      </w:r>
    </w:p>
    <w:p w14:paraId="31B24A6C" w14:textId="77777777" w:rsidR="00211DD9" w:rsidRPr="00D54400" w:rsidRDefault="00211DD9" w:rsidP="00211DD9">
      <w:pPr>
        <w:spacing w:line="314" w:lineRule="exact"/>
        <w:ind w:firstLine="420"/>
        <w:rPr>
          <w:szCs w:val="21"/>
        </w:rPr>
      </w:pPr>
      <w:r w:rsidRPr="00AD19D6">
        <w:rPr>
          <w:rFonts w:hint="eastAsia"/>
          <w:szCs w:val="21"/>
        </w:rPr>
        <w:t>由辐照度到功率的映射方程可以看出，在方程的参数已知的情况下，如果已知计算得到的晴空辐照度、温度，便可以对晴空功率做一个较为准确的估计。</w:t>
      </w:r>
      <w:r w:rsidRPr="00D54400">
        <w:rPr>
          <w:rFonts w:hint="eastAsia"/>
          <w:szCs w:val="21"/>
        </w:rPr>
        <w:t>本节将综合数据获取的难易程度对参数的拟合流程进行分析。具体步骤如下</w:t>
      </w:r>
    </w:p>
    <w:p w14:paraId="1FDDD293" w14:textId="18882123" w:rsidR="00211DD9" w:rsidRDefault="00211DD9" w:rsidP="00211DD9">
      <w:pPr>
        <w:spacing w:line="314" w:lineRule="exact"/>
        <w:ind w:firstLine="420"/>
        <w:rPr>
          <w:bCs/>
          <w:szCs w:val="21"/>
        </w:rPr>
      </w:pPr>
      <w:r w:rsidRPr="00C44ECC">
        <w:rPr>
          <w:rFonts w:hint="eastAsia"/>
          <w:szCs w:val="21"/>
        </w:rPr>
        <w:t>1</w:t>
      </w:r>
      <w:r w:rsidRPr="00C44ECC">
        <w:rPr>
          <w:rFonts w:hint="eastAsia"/>
          <w:szCs w:val="21"/>
        </w:rPr>
        <w:t>）考虑</w:t>
      </w:r>
      <w:r w:rsidR="004775AD" w:rsidRPr="0080186D">
        <w:rPr>
          <w:noProof/>
          <w:position w:val="-10"/>
        </w:rPr>
        <w:object w:dxaOrig="639" w:dyaOrig="320" w14:anchorId="768FFB47">
          <v:shape id="_x0000_i1068" type="#_x0000_t75" alt="" style="width:31.55pt;height:16.3pt;mso-width-percent:0;mso-height-percent:0;mso-width-percent:0;mso-height-percent:0" o:ole="">
            <v:imagedata r:id="rId100" o:title=""/>
          </v:shape>
          <o:OLEObject Type="Embed" ProgID="Equation.DSMT4" ShapeID="_x0000_i1068" DrawAspect="Content" ObjectID="_1648020193" r:id="rId101"/>
        </w:object>
      </w:r>
      <w:r w:rsidRPr="00C44ECC">
        <w:rPr>
          <w:rFonts w:hint="eastAsia"/>
          <w:bCs/>
          <w:szCs w:val="21"/>
        </w:rPr>
        <w:t>对辐照度到功率转换关系的影响。温度对转换效率的影响是一个相对确定的关系，由于测量值的缺失，本文采用</w:t>
      </w:r>
      <w:r w:rsidR="00D26B5E">
        <w:rPr>
          <w:rFonts w:hint="eastAsia"/>
          <w:bCs/>
          <w:szCs w:val="21"/>
        </w:rPr>
        <w:t>数值天气预报（</w:t>
      </w:r>
      <w:r w:rsidRPr="00C44ECC">
        <w:rPr>
          <w:rFonts w:hint="eastAsia"/>
          <w:bCs/>
          <w:szCs w:val="21"/>
        </w:rPr>
        <w:t>NWP</w:t>
      </w:r>
      <w:r w:rsidR="00D26B5E">
        <w:rPr>
          <w:rFonts w:hint="eastAsia"/>
          <w:bCs/>
          <w:szCs w:val="21"/>
        </w:rPr>
        <w:t>）</w:t>
      </w:r>
      <w:r w:rsidRPr="00C44ECC">
        <w:rPr>
          <w:rFonts w:hint="eastAsia"/>
          <w:bCs/>
          <w:szCs w:val="21"/>
        </w:rPr>
        <w:t>中的温度进行</w:t>
      </w:r>
      <w:r w:rsidR="00E71C79">
        <w:rPr>
          <w:rFonts w:hint="eastAsia"/>
          <w:bCs/>
          <w:szCs w:val="21"/>
        </w:rPr>
        <w:t>近似</w:t>
      </w:r>
      <w:r w:rsidRPr="00C44ECC">
        <w:rPr>
          <w:rFonts w:hint="eastAsia"/>
          <w:bCs/>
          <w:szCs w:val="21"/>
        </w:rPr>
        <w:t>替代，在拟合过程中首先利用</w:t>
      </w:r>
      <w:r w:rsidRPr="00C44ECC">
        <w:rPr>
          <w:rFonts w:hint="eastAsia"/>
          <w:bCs/>
          <w:szCs w:val="21"/>
        </w:rPr>
        <w:t>NWP</w:t>
      </w:r>
      <w:r w:rsidRPr="00C44ECC">
        <w:rPr>
          <w:rFonts w:hint="eastAsia"/>
          <w:bCs/>
          <w:szCs w:val="21"/>
        </w:rPr>
        <w:t>温度消除拟合方程中温度的影响，令</w:t>
      </w:r>
    </w:p>
    <w:p w14:paraId="1BE413DE" w14:textId="19C7E86F" w:rsidR="00211DD9" w:rsidRPr="00C44ECC" w:rsidRDefault="00211DD9" w:rsidP="009D4E19">
      <w:pPr>
        <w:pStyle w:val="MTDisplayEquation"/>
        <w:jc w:val="right"/>
      </w:pPr>
      <w:r>
        <w:tab/>
      </w:r>
      <w:r w:rsidR="004775AD" w:rsidRPr="0080186D">
        <w:rPr>
          <w:noProof/>
          <w:position w:val="-28"/>
        </w:rPr>
        <w:object w:dxaOrig="2360" w:dyaOrig="620" w14:anchorId="726FF571">
          <v:shape id="_x0000_i1069" type="#_x0000_t75" alt="" style="width:118.25pt;height:31pt;mso-width-percent:0;mso-height-percent:0;mso-width-percent:0;mso-height-percent:0" o:ole="">
            <v:imagedata r:id="rId102" o:title=""/>
          </v:shape>
          <o:OLEObject Type="Embed" ProgID="Equation.DSMT4" ShapeID="_x0000_i1069" DrawAspect="Content" ObjectID="_1648020194" r:id="rId10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2EED">
        <w:fldChar w:fldCharType="begin"/>
      </w:r>
      <w:r w:rsidR="00AA2EED">
        <w:instrText xml:space="preserve"> SEQ MTEqn \c \* Arabic \* MERGEFORMAT </w:instrText>
      </w:r>
      <w:r w:rsidR="00AA2EED">
        <w:fldChar w:fldCharType="separate"/>
      </w:r>
      <w:r w:rsidR="00AA2EED">
        <w:rPr>
          <w:noProof/>
        </w:rPr>
        <w:instrText>12</w:instrText>
      </w:r>
      <w:r w:rsidR="00AA2EED">
        <w:rPr>
          <w:noProof/>
        </w:rPr>
        <w:fldChar w:fldCharType="end"/>
      </w:r>
      <w:r>
        <w:instrText>)</w:instrText>
      </w:r>
      <w:r>
        <w:fldChar w:fldCharType="end"/>
      </w:r>
    </w:p>
    <w:p w14:paraId="17DAE38C" w14:textId="77777777" w:rsidR="00211DD9" w:rsidRDefault="00211DD9" w:rsidP="00211DD9">
      <w:pPr>
        <w:ind w:firstLine="420"/>
        <w:rPr>
          <w:szCs w:val="20"/>
        </w:rPr>
      </w:pPr>
      <w:r w:rsidRPr="00C44ECC">
        <w:rPr>
          <w:rFonts w:hint="eastAsia"/>
          <w:szCs w:val="20"/>
        </w:rPr>
        <w:t>则原方程可以等价为</w:t>
      </w:r>
    </w:p>
    <w:p w14:paraId="435838AB" w14:textId="0FD848C7" w:rsidR="00211DD9" w:rsidRPr="00C44ECC" w:rsidRDefault="00211DD9" w:rsidP="009D4E19">
      <w:pPr>
        <w:pStyle w:val="MTDisplayEquation"/>
        <w:jc w:val="right"/>
      </w:pPr>
      <w:r>
        <w:tab/>
      </w:r>
      <w:r w:rsidR="004775AD" w:rsidRPr="0080186D">
        <w:rPr>
          <w:noProof/>
          <w:position w:val="-38"/>
        </w:rPr>
        <w:object w:dxaOrig="3460" w:dyaOrig="880" w14:anchorId="44A9094F">
          <v:shape id="_x0000_i1070" type="#_x0000_t75" alt="" style="width:173.5pt;height:43.6pt;mso-width-percent:0;mso-height-percent:0;mso-width-percent:0;mso-height-percent:0" o:ole="">
            <v:imagedata r:id="rId104" o:title=""/>
          </v:shape>
          <o:OLEObject Type="Embed" ProgID="Equation.DSMT4" ShapeID="_x0000_i1070" DrawAspect="Content" ObjectID="_1648020195" r:id="rId10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2EED">
        <w:fldChar w:fldCharType="begin"/>
      </w:r>
      <w:r w:rsidR="00AA2EED">
        <w:instrText xml:space="preserve"> SEQ MTEqn \c \* Arab</w:instrText>
      </w:r>
      <w:r w:rsidR="00AA2EED">
        <w:instrText xml:space="preserve">ic \* MERGEFORMAT </w:instrText>
      </w:r>
      <w:r w:rsidR="00AA2EED">
        <w:fldChar w:fldCharType="separate"/>
      </w:r>
      <w:r w:rsidR="00AA2EED">
        <w:rPr>
          <w:noProof/>
        </w:rPr>
        <w:instrText>13</w:instrText>
      </w:r>
      <w:r w:rsidR="00AA2EED">
        <w:rPr>
          <w:noProof/>
        </w:rPr>
        <w:fldChar w:fldCharType="end"/>
      </w:r>
      <w:r>
        <w:instrText>)</w:instrText>
      </w:r>
      <w:r>
        <w:fldChar w:fldCharType="end"/>
      </w:r>
    </w:p>
    <w:p w14:paraId="2A82C48D" w14:textId="77777777" w:rsidR="00211DD9" w:rsidRDefault="00211DD9" w:rsidP="00211DD9">
      <w:pPr>
        <w:ind w:firstLine="420"/>
        <w:rPr>
          <w:bCs/>
          <w:szCs w:val="21"/>
        </w:rPr>
      </w:pPr>
      <w:r w:rsidRPr="00D54400">
        <w:rPr>
          <w:rFonts w:hint="eastAsia"/>
          <w:szCs w:val="21"/>
        </w:rPr>
        <w:t>2</w:t>
      </w:r>
      <w:r w:rsidRPr="00D54400">
        <w:rPr>
          <w:rFonts w:hint="eastAsia"/>
          <w:szCs w:val="21"/>
        </w:rPr>
        <w:t>）考虑辐照度与功率在幅值上的差异，由于并网光伏系统大多采用最大功率点跟踪控制，因此在正午光伏系统出力峰值时刻辐照度大小对辐照度和功率之间关系的影响</w:t>
      </w:r>
      <m:oMath>
        <m:sSub>
          <m:sSubPr>
            <m:ctrlPr>
              <w:rPr>
                <w:rFonts w:ascii="Cambria Math" w:hAnsi="Cambria Math"/>
                <w:bCs/>
                <w:i/>
                <w:szCs w:val="21"/>
              </w:rPr>
            </m:ctrlPr>
          </m:sSubPr>
          <m:e>
            <m:r>
              <w:rPr>
                <w:rFonts w:ascii="Cambria Math" w:hAnsi="Cambria Math"/>
                <w:szCs w:val="21"/>
              </w:rPr>
              <m:t>η</m:t>
            </m:r>
          </m:e>
          <m:sub>
            <m:r>
              <w:rPr>
                <w:rFonts w:ascii="Cambria Math" w:hAnsi="Cambria Math" w:hint="eastAsia"/>
                <w:szCs w:val="21"/>
              </w:rPr>
              <m:t>MPP</m:t>
            </m:r>
          </m:sub>
        </m:sSub>
        <m:d>
          <m:dPr>
            <m:ctrlPr>
              <w:rPr>
                <w:rFonts w:ascii="Cambria Math" w:hAnsi="Cambria Math"/>
                <w:bCs/>
                <w:i/>
                <w:szCs w:val="21"/>
              </w:rPr>
            </m:ctrlPr>
          </m:dPr>
          <m:e>
            <m:sSub>
              <m:sSubPr>
                <m:ctrlPr>
                  <w:rPr>
                    <w:rFonts w:ascii="Cambria Math" w:hAnsi="Cambria Math"/>
                    <w:bCs/>
                    <w:i/>
                    <w:szCs w:val="21"/>
                  </w:rPr>
                </m:ctrlPr>
              </m:sSubPr>
              <m:e>
                <m:r>
                  <w:rPr>
                    <w:rFonts w:ascii="Cambria Math" w:hAnsi="Cambria Math"/>
                    <w:szCs w:val="21"/>
                  </w:rPr>
                  <m:t>I</m:t>
                </m:r>
              </m:e>
              <m:sub>
                <m:r>
                  <w:rPr>
                    <w:rFonts w:ascii="Cambria Math" w:hAnsi="Cambria Math"/>
                    <w:szCs w:val="21"/>
                  </w:rPr>
                  <m:t>t</m:t>
                </m:r>
              </m:sub>
            </m:sSub>
          </m:e>
        </m:d>
      </m:oMath>
      <w:r w:rsidRPr="00D54400">
        <w:rPr>
          <w:rFonts w:hint="eastAsia"/>
          <w:szCs w:val="21"/>
        </w:rPr>
        <w:t>为</w:t>
      </w:r>
      <w:r w:rsidRPr="00D54400">
        <w:rPr>
          <w:rFonts w:hint="eastAsia"/>
          <w:szCs w:val="21"/>
        </w:rPr>
        <w:t>1</w:t>
      </w:r>
      <w:r w:rsidRPr="00D54400">
        <w:rPr>
          <w:rFonts w:hint="eastAsia"/>
          <w:szCs w:val="21"/>
        </w:rPr>
        <w:t>，在正午时</w:t>
      </w:r>
      <w:r w:rsidRPr="00D54400">
        <w:rPr>
          <w:rFonts w:hint="eastAsia"/>
          <w:bCs/>
          <w:szCs w:val="21"/>
        </w:rPr>
        <w:t>辐照度到功率的映射方程可以简化为</w:t>
      </w:r>
    </w:p>
    <w:p w14:paraId="75BB132F" w14:textId="20B5AB9A" w:rsidR="00211DD9" w:rsidRPr="00D54400" w:rsidRDefault="004775AD" w:rsidP="00211DD9">
      <w:pPr>
        <w:pStyle w:val="MTDisplayEquation"/>
        <w:jc w:val="right"/>
      </w:pPr>
      <w:r w:rsidRPr="0080186D">
        <w:rPr>
          <w:noProof/>
          <w:position w:val="-22"/>
        </w:rPr>
        <w:object w:dxaOrig="4000" w:dyaOrig="560" w14:anchorId="02DBF09E">
          <v:shape id="_x0000_i1071" type="#_x0000_t75" alt="" style="width:199.8pt;height:28.4pt;mso-width-percent:0;mso-height-percent:0;mso-width-percent:0;mso-height-percent:0" o:ole="">
            <v:imagedata r:id="rId106" o:title=""/>
          </v:shape>
          <o:OLEObject Type="Embed" ProgID="Equation.DSMT4" ShapeID="_x0000_i1071" DrawAspect="Content" ObjectID="_1648020196" r:id="rId107"/>
        </w:object>
      </w:r>
      <w:r w:rsidR="00211DD9">
        <w:fldChar w:fldCharType="begin"/>
      </w:r>
      <w:r w:rsidR="00211DD9">
        <w:instrText xml:space="preserve"> MACROBUTTON MTPlaceRef \* MERGEFORMAT </w:instrText>
      </w:r>
      <w:r w:rsidR="00211DD9">
        <w:fldChar w:fldCharType="begin"/>
      </w:r>
      <w:r w:rsidR="00211DD9">
        <w:instrText xml:space="preserve"> SEQ MTEqn \h \* MERGEFORMAT </w:instrText>
      </w:r>
      <w:r w:rsidR="00211DD9">
        <w:fldChar w:fldCharType="end"/>
      </w:r>
      <w:r w:rsidR="00211DD9">
        <w:instrText>(</w:instrText>
      </w:r>
      <w:r w:rsidR="00AA2EED">
        <w:fldChar w:fldCharType="begin"/>
      </w:r>
      <w:r w:rsidR="00AA2EED">
        <w:instrText xml:space="preserve"> SEQ MTEqn \c \* Arabic \* MERGEFORMAT </w:instrText>
      </w:r>
      <w:r w:rsidR="00AA2EED">
        <w:fldChar w:fldCharType="separate"/>
      </w:r>
      <w:r w:rsidR="00AA2EED">
        <w:rPr>
          <w:noProof/>
        </w:rPr>
        <w:instrText>14</w:instrText>
      </w:r>
      <w:r w:rsidR="00AA2EED">
        <w:rPr>
          <w:noProof/>
        </w:rPr>
        <w:fldChar w:fldCharType="end"/>
      </w:r>
      <w:r w:rsidR="00211DD9">
        <w:instrText>)</w:instrText>
      </w:r>
      <w:r w:rsidR="00211DD9">
        <w:fldChar w:fldCharType="end"/>
      </w:r>
    </w:p>
    <w:p w14:paraId="24DBFA98" w14:textId="2D4DD7EE" w:rsidR="00211DD9" w:rsidRPr="00D54400" w:rsidRDefault="00C03D52" w:rsidP="00211DD9">
      <w:pPr>
        <w:spacing w:line="314" w:lineRule="exact"/>
        <w:ind w:firstLine="420"/>
        <w:rPr>
          <w:szCs w:val="21"/>
        </w:rPr>
      </w:pPr>
      <w:r>
        <w:rPr>
          <w:rFonts w:hint="eastAsia"/>
          <w:bCs/>
          <w:szCs w:val="21"/>
        </w:rPr>
        <w:t>式中：</w:t>
      </w:r>
      <w:r w:rsidR="004775AD" w:rsidRPr="0080186D">
        <w:rPr>
          <w:noProof/>
          <w:position w:val="-10"/>
        </w:rPr>
        <w:object w:dxaOrig="440" w:dyaOrig="320" w14:anchorId="4078D407">
          <v:shape id="_x0000_i1072" type="#_x0000_t75" alt="" style="width:22.05pt;height:16.3pt;mso-width-percent:0;mso-height-percent:0;mso-width-percent:0;mso-height-percent:0" o:ole="">
            <v:imagedata r:id="rId108" o:title=""/>
          </v:shape>
          <o:OLEObject Type="Embed" ProgID="Equation.DSMT4" ShapeID="_x0000_i1072" DrawAspect="Content" ObjectID="_1648020197" r:id="rId109"/>
        </w:object>
      </w:r>
      <w:r>
        <w:rPr>
          <w:rFonts w:hint="eastAsia"/>
        </w:rPr>
        <w:t>为</w:t>
      </w:r>
      <w:r w:rsidR="00485E2A">
        <w:rPr>
          <w:rFonts w:hint="eastAsia"/>
        </w:rPr>
        <w:t>晴天正午时刻光伏电站当天理想出力的峰值</w:t>
      </w:r>
      <w:r>
        <w:rPr>
          <w:rFonts w:hint="eastAsia"/>
        </w:rPr>
        <w:t>。</w:t>
      </w:r>
      <w:r w:rsidR="00211DD9" w:rsidRPr="00D54400">
        <w:rPr>
          <w:rFonts w:hint="eastAsia"/>
          <w:bCs/>
          <w:szCs w:val="21"/>
        </w:rPr>
        <w:t>通过</w:t>
      </w:r>
      <w:r w:rsidR="00211DD9" w:rsidRPr="00D54400">
        <w:rPr>
          <w:rFonts w:hint="eastAsia"/>
          <w:szCs w:val="21"/>
        </w:rPr>
        <w:t>挑选实测数据中出力光滑的</w:t>
      </w:r>
      <w:r w:rsidR="000B6D3C">
        <w:rPr>
          <w:rFonts w:hint="eastAsia"/>
          <w:szCs w:val="21"/>
        </w:rPr>
        <w:t>某些</w:t>
      </w:r>
      <w:r w:rsidR="00211DD9" w:rsidRPr="00D54400">
        <w:rPr>
          <w:rFonts w:hint="eastAsia"/>
          <w:szCs w:val="21"/>
        </w:rPr>
        <w:t>天的峰值出力和对应的晴空辐照度可以对幅值系数</w:t>
      </w:r>
      <w:r w:rsidR="004775AD" w:rsidRPr="0080186D">
        <w:rPr>
          <w:noProof/>
          <w:position w:val="-10"/>
        </w:rPr>
        <w:object w:dxaOrig="840" w:dyaOrig="320" w14:anchorId="0B2BD2AC">
          <v:shape id="_x0000_i1073" type="#_x0000_t75" alt="" style="width:42.05pt;height:16.3pt;mso-width-percent:0;mso-height-percent:0;mso-width-percent:0;mso-height-percent:0" o:ole="">
            <v:imagedata r:id="rId110" o:title=""/>
          </v:shape>
          <o:OLEObject Type="Embed" ProgID="Equation.DSMT4" ShapeID="_x0000_i1073" DrawAspect="Content" ObjectID="_1648020198" r:id="rId111"/>
        </w:object>
      </w:r>
      <w:r w:rsidR="00211DD9" w:rsidRPr="00D54400">
        <w:rPr>
          <w:rFonts w:hint="eastAsia"/>
          <w:bCs/>
          <w:szCs w:val="21"/>
        </w:rPr>
        <w:t>进行拟合，得到</w:t>
      </w:r>
      <w:r w:rsidR="004775AD" w:rsidRPr="0080186D">
        <w:rPr>
          <w:noProof/>
          <w:position w:val="-6"/>
        </w:rPr>
        <w:object w:dxaOrig="240" w:dyaOrig="320" w14:anchorId="05A0265B">
          <v:shape id="_x0000_i1074" type="#_x0000_t75" alt="" style="width:12.1pt;height:16.3pt;mso-width-percent:0;mso-height-percent:0;mso-width-percent:0;mso-height-percent:0" o:ole="">
            <v:imagedata r:id="rId112" o:title=""/>
          </v:shape>
          <o:OLEObject Type="Embed" ProgID="Equation.DSMT4" ShapeID="_x0000_i1074" DrawAspect="Content" ObjectID="_1648020199" r:id="rId113"/>
        </w:object>
      </w:r>
      <w:r w:rsidR="00211DD9">
        <w:rPr>
          <w:rFonts w:hint="eastAsia"/>
          <w:bCs/>
          <w:szCs w:val="21"/>
        </w:rPr>
        <w:t>、</w:t>
      </w:r>
      <w:r w:rsidR="004775AD" w:rsidRPr="0080186D">
        <w:rPr>
          <w:noProof/>
          <w:position w:val="-6"/>
        </w:rPr>
        <w:object w:dxaOrig="220" w:dyaOrig="320" w14:anchorId="430008C8">
          <v:shape id="_x0000_i1075" type="#_x0000_t75" alt="" style="width:11.05pt;height:16.3pt;mso-width-percent:0;mso-height-percent:0;mso-width-percent:0;mso-height-percent:0" o:ole="">
            <v:imagedata r:id="rId114" o:title=""/>
          </v:shape>
          <o:OLEObject Type="Embed" ProgID="Equation.DSMT4" ShapeID="_x0000_i1075" DrawAspect="Content" ObjectID="_1648020200" r:id="rId115"/>
        </w:object>
      </w:r>
      <w:r w:rsidR="00211DD9">
        <w:rPr>
          <w:rFonts w:hint="eastAsia"/>
          <w:bCs/>
          <w:szCs w:val="21"/>
        </w:rPr>
        <w:t>、</w:t>
      </w:r>
      <w:r w:rsidR="004775AD" w:rsidRPr="0080186D">
        <w:rPr>
          <w:noProof/>
          <w:position w:val="-10"/>
        </w:rPr>
        <w:object w:dxaOrig="220" w:dyaOrig="360" w14:anchorId="34B2A489">
          <v:shape id="_x0000_i1076" type="#_x0000_t75" alt="" style="width:11.05pt;height:17.85pt;mso-width-percent:0;mso-height-percent:0;mso-width-percent:0;mso-height-percent:0" o:ole="">
            <v:imagedata r:id="rId116" o:title=""/>
          </v:shape>
          <o:OLEObject Type="Embed" ProgID="Equation.DSMT4" ShapeID="_x0000_i1076" DrawAspect="Content" ObjectID="_1648020201" r:id="rId117"/>
        </w:object>
      </w:r>
      <w:r w:rsidR="00211DD9" w:rsidRPr="00D54400">
        <w:rPr>
          <w:rFonts w:hint="eastAsia"/>
          <w:szCs w:val="21"/>
        </w:rPr>
        <w:t>，三个参数的拟合值。</w:t>
      </w:r>
    </w:p>
    <w:p w14:paraId="26297143" w14:textId="353B44B3" w:rsidR="00211DD9" w:rsidRDefault="00211DD9" w:rsidP="00A90B6B">
      <w:pPr>
        <w:spacing w:line="360" w:lineRule="exact"/>
        <w:ind w:firstLine="420"/>
        <w:rPr>
          <w:szCs w:val="20"/>
        </w:rPr>
      </w:pPr>
      <w:r w:rsidRPr="00D54400">
        <w:rPr>
          <w:rFonts w:hint="eastAsia"/>
          <w:szCs w:val="21"/>
        </w:rPr>
        <w:t>3</w:t>
      </w:r>
      <w:r w:rsidRPr="00D54400">
        <w:rPr>
          <w:rFonts w:hint="eastAsia"/>
          <w:szCs w:val="21"/>
        </w:rPr>
        <w:t>）利用得到全年中</w:t>
      </w:r>
      <w:r w:rsidR="004775AD" w:rsidRPr="0080186D">
        <w:rPr>
          <w:noProof/>
          <w:position w:val="-10"/>
        </w:rPr>
        <w:object w:dxaOrig="560" w:dyaOrig="320" w14:anchorId="52238CD2">
          <v:shape id="_x0000_i1077" type="#_x0000_t75" alt="" style="width:28.4pt;height:16.3pt;mso-width-percent:0;mso-height-percent:0;mso-width-percent:0;mso-height-percent:0" o:ole="">
            <v:imagedata r:id="rId118" o:title=""/>
          </v:shape>
          <o:OLEObject Type="Embed" ProgID="Equation.DSMT4" ShapeID="_x0000_i1077" DrawAspect="Content" ObjectID="_1648020202" r:id="rId119"/>
        </w:object>
      </w:r>
      <w:r w:rsidRPr="00D54400">
        <w:rPr>
          <w:rFonts w:hint="eastAsia"/>
          <w:bCs/>
          <w:szCs w:val="21"/>
        </w:rPr>
        <w:t>的变化情况后消除方程中</w:t>
      </w:r>
      <w:r w:rsidR="004775AD" w:rsidRPr="0080186D">
        <w:rPr>
          <w:noProof/>
          <w:position w:val="-10"/>
        </w:rPr>
        <w:object w:dxaOrig="560" w:dyaOrig="320" w14:anchorId="47F33F72">
          <v:shape id="_x0000_i1078" type="#_x0000_t75" alt="" style="width:28.4pt;height:16.3pt;mso-width-percent:0;mso-height-percent:0;mso-width-percent:0;mso-height-percent:0" o:ole="">
            <v:imagedata r:id="rId120" o:title=""/>
          </v:shape>
          <o:OLEObject Type="Embed" ProgID="Equation.DSMT4" ShapeID="_x0000_i1078" DrawAspect="Content" ObjectID="_1648020203" r:id="rId121"/>
        </w:object>
      </w:r>
      <w:r w:rsidRPr="00D54400">
        <w:rPr>
          <w:rFonts w:hint="eastAsia"/>
          <w:bCs/>
          <w:szCs w:val="21"/>
        </w:rPr>
        <w:t>的影响，令</w:t>
      </w:r>
      <w:r w:rsidR="004775AD" w:rsidRPr="0080186D">
        <w:rPr>
          <w:noProof/>
          <w:position w:val="-10"/>
        </w:rPr>
        <w:object w:dxaOrig="1640" w:dyaOrig="320" w14:anchorId="5F17CECF">
          <v:shape id="_x0000_i1079" type="#_x0000_t75" alt="" style="width:82pt;height:16.3pt;mso-width-percent:0;mso-height-percent:0;mso-width-percent:0;mso-height-percent:0" o:ole="">
            <v:imagedata r:id="rId122" o:title=""/>
          </v:shape>
          <o:OLEObject Type="Embed" ProgID="Equation.DSMT4" ShapeID="_x0000_i1079" DrawAspect="Content" ObjectID="_1648020204" r:id="rId123"/>
        </w:object>
      </w:r>
      <w:r w:rsidRPr="00D54400">
        <w:rPr>
          <w:rFonts w:hint="eastAsia"/>
          <w:szCs w:val="20"/>
        </w:rPr>
        <w:t>，最终映射方程可以简化为</w:t>
      </w:r>
    </w:p>
    <w:p w14:paraId="1EEADB3A" w14:textId="558C943E" w:rsidR="00211DD9" w:rsidRPr="00C86AF2" w:rsidRDefault="00211DD9" w:rsidP="009D4E19">
      <w:pPr>
        <w:pStyle w:val="MTDisplayEquation"/>
        <w:jc w:val="right"/>
      </w:pPr>
      <w:r>
        <w:tab/>
      </w:r>
      <w:r w:rsidR="004775AD" w:rsidRPr="0080186D">
        <w:rPr>
          <w:noProof/>
          <w:position w:val="-10"/>
        </w:rPr>
        <w:object w:dxaOrig="2580" w:dyaOrig="320" w14:anchorId="2CF12292">
          <v:shape id="_x0000_i1080" type="#_x0000_t75" alt="" style="width:128.75pt;height:16.3pt;mso-width-percent:0;mso-height-percent:0;mso-width-percent:0;mso-height-percent:0" o:ole="">
            <v:imagedata r:id="rId124" o:title=""/>
          </v:shape>
          <o:OLEObject Type="Embed" ProgID="Equation.DSMT4" ShapeID="_x0000_i1080" DrawAspect="Content" ObjectID="_1648020205" r:id="rId12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2EED">
        <w:fldChar w:fldCharType="begin"/>
      </w:r>
      <w:r w:rsidR="00AA2EED">
        <w:instrText xml:space="preserve"> SEQ MTEqn \c \* Arabic \* MERGEFORMAT </w:instrText>
      </w:r>
      <w:r w:rsidR="00AA2EED">
        <w:fldChar w:fldCharType="separate"/>
      </w:r>
      <w:r w:rsidR="00AA2EED">
        <w:rPr>
          <w:noProof/>
        </w:rPr>
        <w:instrText>15</w:instrText>
      </w:r>
      <w:r w:rsidR="00AA2EED">
        <w:rPr>
          <w:noProof/>
        </w:rPr>
        <w:fldChar w:fldCharType="end"/>
      </w:r>
      <w:r>
        <w:instrText>)</w:instrText>
      </w:r>
      <w:r>
        <w:fldChar w:fldCharType="end"/>
      </w:r>
    </w:p>
    <w:p w14:paraId="32E90947" w14:textId="269784F4" w:rsidR="00211DD9" w:rsidRDefault="00211DD9" w:rsidP="00211DD9">
      <w:pPr>
        <w:spacing w:line="314" w:lineRule="exact"/>
        <w:ind w:firstLine="420"/>
        <w:rPr>
          <w:szCs w:val="20"/>
        </w:rPr>
      </w:pPr>
      <w:r w:rsidRPr="00D54400">
        <w:rPr>
          <w:rFonts w:hint="eastAsia"/>
          <w:szCs w:val="20"/>
        </w:rPr>
        <w:t>利用筛选出的</w:t>
      </w:r>
      <w:r w:rsidR="00C03D52">
        <w:rPr>
          <w:rFonts w:hint="eastAsia"/>
          <w:szCs w:val="20"/>
        </w:rPr>
        <w:t>小波动天气</w:t>
      </w:r>
      <w:r w:rsidRPr="00D54400">
        <w:rPr>
          <w:rFonts w:hint="eastAsia"/>
          <w:szCs w:val="20"/>
        </w:rPr>
        <w:t>下的实测功率值和对应的晴空辐照度对</w:t>
      </w:r>
      <w:r w:rsidR="004775AD" w:rsidRPr="0080186D">
        <w:rPr>
          <w:noProof/>
          <w:position w:val="-10"/>
        </w:rPr>
        <w:object w:dxaOrig="440" w:dyaOrig="320" w14:anchorId="46DA8EB6">
          <v:shape id="_x0000_i1081" type="#_x0000_t75" alt="" style="width:22.05pt;height:16.3pt;mso-width-percent:0;mso-height-percent:0;mso-width-percent:0;mso-height-percent:0" o:ole="">
            <v:imagedata r:id="rId126" o:title=""/>
          </v:shape>
          <o:OLEObject Type="Embed" ProgID="Equation.DSMT4" ShapeID="_x0000_i1081" DrawAspect="Content" ObjectID="_1648020206" r:id="rId127"/>
        </w:object>
      </w:r>
      <w:r w:rsidRPr="00D54400">
        <w:rPr>
          <w:rFonts w:hint="eastAsia"/>
          <w:szCs w:val="20"/>
        </w:rPr>
        <w:t>的</w:t>
      </w:r>
      <w:r w:rsidR="004775AD" w:rsidRPr="0080186D">
        <w:rPr>
          <w:noProof/>
          <w:position w:val="-10"/>
        </w:rPr>
        <w:object w:dxaOrig="240" w:dyaOrig="360" w14:anchorId="23AD3FB3">
          <v:shape id="_x0000_i1082" type="#_x0000_t75" alt="" style="width:12.1pt;height:17.85pt;mso-width-percent:0;mso-height-percent:0;mso-width-percent:0;mso-height-percent:0" o:ole="">
            <v:imagedata r:id="rId128" o:title=""/>
          </v:shape>
          <o:OLEObject Type="Embed" ProgID="Equation.DSMT4" ShapeID="_x0000_i1082" DrawAspect="Content" ObjectID="_1648020207" r:id="rId129"/>
        </w:object>
      </w:r>
      <w:r>
        <w:rPr>
          <w:rFonts w:hint="eastAsia"/>
          <w:szCs w:val="20"/>
        </w:rPr>
        <w:t>、</w:t>
      </w:r>
      <w:r w:rsidR="004775AD" w:rsidRPr="0080186D">
        <w:rPr>
          <w:noProof/>
          <w:position w:val="-10"/>
        </w:rPr>
        <w:object w:dxaOrig="260" w:dyaOrig="360" w14:anchorId="410FEE13">
          <v:shape id="_x0000_i1083" type="#_x0000_t75" alt="" style="width:13.15pt;height:17.85pt;mso-width-percent:0;mso-height-percent:0;mso-width-percent:0;mso-height-percent:0" o:ole="">
            <v:imagedata r:id="rId130" o:title=""/>
          </v:shape>
          <o:OLEObject Type="Embed" ProgID="Equation.DSMT4" ShapeID="_x0000_i1083" DrawAspect="Content" ObjectID="_1648020208" r:id="rId131"/>
        </w:object>
      </w:r>
      <w:r>
        <w:rPr>
          <w:rFonts w:hint="eastAsia"/>
          <w:szCs w:val="20"/>
        </w:rPr>
        <w:t>、</w:t>
      </w:r>
      <w:r w:rsidR="004775AD" w:rsidRPr="0080186D">
        <w:rPr>
          <w:noProof/>
          <w:position w:val="-10"/>
        </w:rPr>
        <w:object w:dxaOrig="260" w:dyaOrig="360" w14:anchorId="200E4D6E">
          <v:shape id="_x0000_i1084" type="#_x0000_t75" alt="" style="width:13.15pt;height:17.85pt;mso-width-percent:0;mso-height-percent:0;mso-width-percent:0;mso-height-percent:0" o:ole="">
            <v:imagedata r:id="rId132" o:title=""/>
          </v:shape>
          <o:OLEObject Type="Embed" ProgID="Equation.DSMT4" ShapeID="_x0000_i1084" DrawAspect="Content" ObjectID="_1648020209" r:id="rId133"/>
        </w:object>
      </w:r>
      <w:r w:rsidRPr="00D54400">
        <w:rPr>
          <w:rFonts w:hint="eastAsia"/>
          <w:szCs w:val="20"/>
        </w:rPr>
        <w:t>分别进行拟合。</w:t>
      </w:r>
    </w:p>
    <w:p w14:paraId="3115AE07" w14:textId="6F26BC01" w:rsidR="00211DD9" w:rsidRDefault="00211DD9" w:rsidP="009D4E19">
      <w:pPr>
        <w:pStyle w:val="MTDisplayEquation"/>
        <w:jc w:val="right"/>
      </w:pPr>
      <w:r>
        <w:tab/>
      </w:r>
      <w:r w:rsidR="004775AD" w:rsidRPr="0080186D">
        <w:rPr>
          <w:noProof/>
          <w:position w:val="-42"/>
        </w:rPr>
        <w:object w:dxaOrig="3340" w:dyaOrig="1260" w14:anchorId="60CA4E18">
          <v:shape id="_x0000_i1085" type="#_x0000_t75" alt="" style="width:167.15pt;height:63.65pt;mso-width-percent:0;mso-height-percent:0;mso-width-percent:0;mso-height-percent:0" o:ole="">
            <v:imagedata r:id="rId134" o:title=""/>
          </v:shape>
          <o:OLEObject Type="Embed" ProgID="Equation.DSMT4" ShapeID="_x0000_i1085" DrawAspect="Content" ObjectID="_1648020210" r:id="rId1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2EED">
        <w:fldChar w:fldCharType="begin"/>
      </w:r>
      <w:r w:rsidR="00AA2EED">
        <w:instrText xml:space="preserve"> SEQ MTEqn \c \* Arabic \* MERGEFORMAT </w:instrText>
      </w:r>
      <w:r w:rsidR="00AA2EED">
        <w:fldChar w:fldCharType="separate"/>
      </w:r>
      <w:r w:rsidR="00AA2EED">
        <w:rPr>
          <w:noProof/>
        </w:rPr>
        <w:instrText>16</w:instrText>
      </w:r>
      <w:r w:rsidR="00AA2EED">
        <w:rPr>
          <w:noProof/>
        </w:rPr>
        <w:fldChar w:fldCharType="end"/>
      </w:r>
      <w:r>
        <w:instrText>)</w:instrText>
      </w:r>
      <w:r>
        <w:fldChar w:fldCharType="end"/>
      </w:r>
    </w:p>
    <w:p w14:paraId="27C21617" w14:textId="7F3ABAC4" w:rsidR="00211DD9" w:rsidRDefault="00211DD9" w:rsidP="00211DD9">
      <w:pPr>
        <w:spacing w:line="314" w:lineRule="exact"/>
        <w:ind w:firstLine="420"/>
        <w:rPr>
          <w:color w:val="000000" w:themeColor="text1"/>
          <w:szCs w:val="20"/>
        </w:rPr>
      </w:pPr>
      <w:r w:rsidRPr="00AC6035">
        <w:rPr>
          <w:rFonts w:hint="eastAsia"/>
          <w:color w:val="000000" w:themeColor="text1"/>
          <w:szCs w:val="20"/>
        </w:rPr>
        <w:t>考虑到光伏电站的特性并不是全年不变的</w:t>
      </w:r>
      <w:r w:rsidR="00C03D52">
        <w:rPr>
          <w:rFonts w:hint="eastAsia"/>
          <w:color w:val="000000" w:themeColor="text1"/>
          <w:szCs w:val="20"/>
        </w:rPr>
        <w:t>，</w:t>
      </w:r>
      <w:r w:rsidRPr="00AC6035">
        <w:rPr>
          <w:rFonts w:hint="eastAsia"/>
          <w:color w:val="000000" w:themeColor="text1"/>
          <w:szCs w:val="20"/>
        </w:rPr>
        <w:t>此处的拟合方程也并不是一个精确的理论方程</w:t>
      </w:r>
      <w:r w:rsidR="00A90B6B">
        <w:rPr>
          <w:rFonts w:hint="eastAsia"/>
          <w:color w:val="000000" w:themeColor="text1"/>
          <w:szCs w:val="20"/>
        </w:rPr>
        <w:t>。</w:t>
      </w:r>
      <w:r w:rsidRPr="00AC6035">
        <w:rPr>
          <w:rFonts w:hint="eastAsia"/>
          <w:color w:val="000000" w:themeColor="text1"/>
          <w:szCs w:val="20"/>
        </w:rPr>
        <w:t>本文选择</w:t>
      </w:r>
      <w:r>
        <w:rPr>
          <w:rFonts w:hint="eastAsia"/>
          <w:color w:val="000000" w:themeColor="text1"/>
          <w:szCs w:val="20"/>
        </w:rPr>
        <w:t>先采用历史数据中一年的数据拟</w:t>
      </w:r>
      <w:r w:rsidRPr="00CB5BE7">
        <w:rPr>
          <w:color w:val="000000" w:themeColor="text1"/>
          <w:szCs w:val="20"/>
        </w:rPr>
        <w:t>合映射方程中的影响转换关系的三部分参数，得到初始参数和初始全年晴空功率曲线</w:t>
      </w:r>
      <w:r>
        <w:rPr>
          <w:rFonts w:hint="eastAsia"/>
          <w:color w:val="000000" w:themeColor="text1"/>
          <w:szCs w:val="20"/>
        </w:rPr>
        <w:t>；然后计算未来</w:t>
      </w:r>
      <w:r w:rsidRPr="00CB5BE7">
        <w:rPr>
          <w:rFonts w:hint="eastAsia"/>
          <w:color w:val="000000" w:themeColor="text1"/>
          <w:szCs w:val="20"/>
        </w:rPr>
        <w:t>具体某一日的晴空功率时</w:t>
      </w:r>
      <w:r>
        <w:rPr>
          <w:rFonts w:hint="eastAsia"/>
          <w:color w:val="000000" w:themeColor="text1"/>
          <w:szCs w:val="20"/>
        </w:rPr>
        <w:t>，</w:t>
      </w:r>
      <w:proofErr w:type="gramStart"/>
      <w:r w:rsidRPr="00CB5BE7">
        <w:rPr>
          <w:rFonts w:hint="eastAsia"/>
          <w:color w:val="000000" w:themeColor="text1"/>
          <w:szCs w:val="20"/>
        </w:rPr>
        <w:t>用距离</w:t>
      </w:r>
      <w:proofErr w:type="gramEnd"/>
      <w:r w:rsidRPr="00CB5BE7">
        <w:rPr>
          <w:rFonts w:hint="eastAsia"/>
          <w:color w:val="000000" w:themeColor="text1"/>
          <w:szCs w:val="20"/>
        </w:rPr>
        <w:t>目标日最近的一个近似晴空</w:t>
      </w:r>
      <w:r w:rsidR="00C85999" w:rsidRPr="00D510E0">
        <w:rPr>
          <w:noProof/>
          <w:spacing w:val="2"/>
          <w:szCs w:val="21"/>
        </w:rPr>
        <w:lastRenderedPageBreak/>
        <mc:AlternateContent>
          <mc:Choice Requires="wps">
            <w:drawing>
              <wp:anchor distT="45720" distB="45720" distL="114300" distR="114300" simplePos="0" relativeHeight="251671552" behindDoc="0" locked="0" layoutInCell="1" allowOverlap="1" wp14:anchorId="6CB026F0" wp14:editId="20FD1389">
                <wp:simplePos x="0" y="0"/>
                <wp:positionH relativeFrom="margin">
                  <wp:posOffset>3193654</wp:posOffset>
                </wp:positionH>
                <wp:positionV relativeFrom="paragraph">
                  <wp:posOffset>36</wp:posOffset>
                </wp:positionV>
                <wp:extent cx="3025140" cy="4012659"/>
                <wp:effectExtent l="0" t="0" r="22860" b="26035"/>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140" cy="4012659"/>
                        </a:xfrm>
                        <a:prstGeom prst="rect">
                          <a:avLst/>
                        </a:prstGeom>
                        <a:solidFill>
                          <a:srgbClr val="FFFFFF"/>
                        </a:solidFill>
                        <a:ln w="9525">
                          <a:solidFill>
                            <a:schemeClr val="bg1"/>
                          </a:solidFill>
                          <a:miter lim="800000"/>
                          <a:headEnd/>
                          <a:tailEnd/>
                        </a:ln>
                      </wps:spPr>
                      <wps:txbx>
                        <w:txbxContent>
                          <w:p w14:paraId="515223D2" w14:textId="77777777" w:rsidR="00242C87" w:rsidRPr="0061450B" w:rsidRDefault="00242C87" w:rsidP="0061450B">
                            <w:pPr>
                              <w:snapToGrid w:val="0"/>
                            </w:pPr>
                            <w:r>
                              <w:rPr>
                                <w:noProof/>
                              </w:rPr>
                              <w:object w:dxaOrig="14476" w:dyaOrig="7276" w14:anchorId="6DBEF1E1">
                                <v:shape id="_x0000_i1087" type="#_x0000_t75" alt="" style="width:230.15pt;height:115.7pt;mso-width-percent:0;mso-height-percent:0;mso-width-percent:0;mso-height-percent:0" o:ole="">
                                  <v:imagedata r:id="rId136" o:title=""/>
                                </v:shape>
                                <o:OLEObject Type="Embed" ProgID="Visio.Drawing.15" ShapeID="_x0000_i1087" DrawAspect="Content" ObjectID="_1648020234" r:id="rId137"/>
                              </w:object>
                            </w:r>
                          </w:p>
                          <w:p w14:paraId="57351C75" w14:textId="77777777" w:rsidR="00242C87" w:rsidRPr="00D913C2" w:rsidRDefault="00242C87" w:rsidP="0061450B">
                            <w:pPr>
                              <w:adjustRightInd w:val="0"/>
                              <w:snapToGrid w:val="0"/>
                              <w:jc w:val="center"/>
                              <w:rPr>
                                <w:rFonts w:eastAsia="方正书宋简体"/>
                                <w:bCs/>
                                <w:spacing w:val="2"/>
                                <w:sz w:val="18"/>
                                <w:szCs w:val="21"/>
                              </w:rPr>
                            </w:pPr>
                            <w:r w:rsidRPr="00D913C2">
                              <w:rPr>
                                <w:rFonts w:eastAsia="方正书宋简体" w:hint="eastAsia"/>
                                <w:bCs/>
                                <w:spacing w:val="2"/>
                                <w:sz w:val="18"/>
                                <w:szCs w:val="21"/>
                              </w:rPr>
                              <w:t>图</w:t>
                            </w:r>
                            <w:r w:rsidRPr="00D913C2">
                              <w:rPr>
                                <w:rFonts w:eastAsia="方正书宋简体"/>
                                <w:bCs/>
                                <w:spacing w:val="2"/>
                                <w:sz w:val="18"/>
                                <w:szCs w:val="21"/>
                              </w:rPr>
                              <w:t xml:space="preserve">1 </w:t>
                            </w:r>
                            <w:r>
                              <w:rPr>
                                <w:rFonts w:eastAsia="方正书宋简体" w:hint="eastAsia"/>
                                <w:bCs/>
                                <w:spacing w:val="2"/>
                                <w:sz w:val="18"/>
                                <w:szCs w:val="21"/>
                              </w:rPr>
                              <w:t>数据集</w:t>
                            </w:r>
                            <w:r>
                              <w:rPr>
                                <w:rFonts w:eastAsia="方正书宋简体" w:hint="eastAsia"/>
                                <w:bCs/>
                                <w:spacing w:val="2"/>
                                <w:sz w:val="18"/>
                                <w:szCs w:val="21"/>
                              </w:rPr>
                              <w:t>1</w:t>
                            </w:r>
                            <w:r w:rsidRPr="0061450B">
                              <w:rPr>
                                <w:rFonts w:eastAsia="方正书宋简体" w:hint="eastAsia"/>
                                <w:bCs/>
                                <w:spacing w:val="2"/>
                                <w:sz w:val="18"/>
                                <w:szCs w:val="21"/>
                              </w:rPr>
                              <w:t>光伏电站全年峰值功率波动</w:t>
                            </w:r>
                          </w:p>
                          <w:p w14:paraId="2B91A74C" w14:textId="77777777" w:rsidR="00242C87" w:rsidRPr="00D510E0" w:rsidRDefault="00242C87" w:rsidP="0061450B">
                            <w:pPr>
                              <w:adjustRightInd w:val="0"/>
                              <w:snapToGrid w:val="0"/>
                              <w:jc w:val="center"/>
                              <w:rPr>
                                <w:rFonts w:eastAsia="方正书宋简体"/>
                                <w:b/>
                                <w:spacing w:val="2"/>
                                <w:sz w:val="18"/>
                                <w:szCs w:val="21"/>
                              </w:rPr>
                            </w:pPr>
                            <w:r w:rsidRPr="00D913C2">
                              <w:rPr>
                                <w:rFonts w:eastAsia="方正书宋简体" w:hint="eastAsia"/>
                                <w:b/>
                                <w:spacing w:val="2"/>
                                <w:sz w:val="18"/>
                                <w:szCs w:val="21"/>
                              </w:rPr>
                              <w:t>Fig</w:t>
                            </w:r>
                            <w:r w:rsidRPr="00D913C2">
                              <w:rPr>
                                <w:rFonts w:eastAsia="方正书宋简体"/>
                                <w:b/>
                                <w:spacing w:val="2"/>
                                <w:sz w:val="18"/>
                                <w:szCs w:val="21"/>
                              </w:rPr>
                              <w:t xml:space="preserve">.1 </w:t>
                            </w:r>
                            <w:r>
                              <w:rPr>
                                <w:rFonts w:eastAsia="方正书宋简体"/>
                                <w:b/>
                                <w:spacing w:val="2"/>
                                <w:sz w:val="18"/>
                                <w:szCs w:val="21"/>
                              </w:rPr>
                              <w:t>A</w:t>
                            </w:r>
                            <w:r w:rsidRPr="0061450B">
                              <w:rPr>
                                <w:rFonts w:eastAsia="方正书宋简体"/>
                                <w:b/>
                                <w:spacing w:val="2"/>
                                <w:sz w:val="18"/>
                                <w:szCs w:val="21"/>
                              </w:rPr>
                              <w:t>nnual peak power fluctuation of photovoltaic power station</w:t>
                            </w:r>
                            <w:r>
                              <w:rPr>
                                <w:rFonts w:eastAsia="方正书宋简体"/>
                                <w:b/>
                                <w:spacing w:val="2"/>
                                <w:sz w:val="18"/>
                                <w:szCs w:val="21"/>
                              </w:rPr>
                              <w:t xml:space="preserve"> in dataset 1</w:t>
                            </w:r>
                          </w:p>
                          <w:p w14:paraId="5E676246" w14:textId="77777777" w:rsidR="00242C87" w:rsidRDefault="00242C87" w:rsidP="0061450B">
                            <w:pPr>
                              <w:snapToGrid w:val="0"/>
                            </w:pPr>
                            <w:r>
                              <w:rPr>
                                <w:noProof/>
                              </w:rPr>
                              <w:object w:dxaOrig="14476" w:dyaOrig="7276" w14:anchorId="5C7A6451">
                                <v:shape id="_x0000_i1089" type="#_x0000_t75" alt="" style="width:230.15pt;height:115.7pt;mso-width-percent:0;mso-height-percent:0;mso-width-percent:0;mso-height-percent:0" o:ole="">
                                  <v:imagedata r:id="rId138" o:title=""/>
                                </v:shape>
                                <o:OLEObject Type="Embed" ProgID="Visio.Drawing.15" ShapeID="_x0000_i1089" DrawAspect="Content" ObjectID="_1648020235" r:id="rId139"/>
                              </w:object>
                            </w:r>
                          </w:p>
                          <w:p w14:paraId="3F31F205" w14:textId="77777777" w:rsidR="00242C87" w:rsidRPr="00D913C2" w:rsidRDefault="00242C87" w:rsidP="0061450B">
                            <w:pPr>
                              <w:adjustRightInd w:val="0"/>
                              <w:snapToGrid w:val="0"/>
                              <w:jc w:val="center"/>
                              <w:rPr>
                                <w:rFonts w:eastAsia="方正书宋简体"/>
                                <w:bCs/>
                                <w:spacing w:val="2"/>
                                <w:sz w:val="18"/>
                                <w:szCs w:val="21"/>
                              </w:rPr>
                            </w:pPr>
                            <w:r w:rsidRPr="00D913C2">
                              <w:rPr>
                                <w:rFonts w:eastAsia="方正书宋简体" w:hint="eastAsia"/>
                                <w:bCs/>
                                <w:spacing w:val="2"/>
                                <w:sz w:val="18"/>
                                <w:szCs w:val="21"/>
                              </w:rPr>
                              <w:t>图</w:t>
                            </w:r>
                            <w:r>
                              <w:rPr>
                                <w:rFonts w:eastAsia="方正书宋简体"/>
                                <w:bCs/>
                                <w:spacing w:val="2"/>
                                <w:sz w:val="18"/>
                                <w:szCs w:val="21"/>
                              </w:rPr>
                              <w:t>2</w:t>
                            </w:r>
                            <w:r w:rsidRPr="00D913C2">
                              <w:rPr>
                                <w:rFonts w:eastAsia="方正书宋简体"/>
                                <w:bCs/>
                                <w:spacing w:val="2"/>
                                <w:sz w:val="18"/>
                                <w:szCs w:val="21"/>
                              </w:rPr>
                              <w:t xml:space="preserve"> </w:t>
                            </w:r>
                            <w:r>
                              <w:rPr>
                                <w:rFonts w:eastAsia="方正书宋简体" w:hint="eastAsia"/>
                                <w:bCs/>
                                <w:spacing w:val="2"/>
                                <w:sz w:val="18"/>
                                <w:szCs w:val="21"/>
                              </w:rPr>
                              <w:t>数据集</w:t>
                            </w:r>
                            <w:r>
                              <w:rPr>
                                <w:rFonts w:eastAsia="方正书宋简体"/>
                                <w:bCs/>
                                <w:spacing w:val="2"/>
                                <w:sz w:val="18"/>
                                <w:szCs w:val="21"/>
                              </w:rPr>
                              <w:t>2</w:t>
                            </w:r>
                            <w:r w:rsidRPr="0061450B">
                              <w:rPr>
                                <w:rFonts w:eastAsia="方正书宋简体" w:hint="eastAsia"/>
                                <w:bCs/>
                                <w:spacing w:val="2"/>
                                <w:sz w:val="18"/>
                                <w:szCs w:val="21"/>
                              </w:rPr>
                              <w:t>光伏电站全年峰值功率波动</w:t>
                            </w:r>
                          </w:p>
                          <w:p w14:paraId="7A1E7471" w14:textId="77777777" w:rsidR="00242C87" w:rsidRPr="00D510E0" w:rsidRDefault="00242C87" w:rsidP="0061450B">
                            <w:pPr>
                              <w:adjustRightInd w:val="0"/>
                              <w:snapToGrid w:val="0"/>
                              <w:jc w:val="center"/>
                              <w:rPr>
                                <w:rFonts w:eastAsia="方正书宋简体"/>
                                <w:b/>
                                <w:spacing w:val="2"/>
                                <w:sz w:val="18"/>
                                <w:szCs w:val="21"/>
                              </w:rPr>
                            </w:pPr>
                            <w:r w:rsidRPr="00D913C2">
                              <w:rPr>
                                <w:rFonts w:eastAsia="方正书宋简体" w:hint="eastAsia"/>
                                <w:b/>
                                <w:spacing w:val="2"/>
                                <w:sz w:val="18"/>
                                <w:szCs w:val="21"/>
                              </w:rPr>
                              <w:t>Fig</w:t>
                            </w:r>
                            <w:r w:rsidRPr="00D913C2">
                              <w:rPr>
                                <w:rFonts w:eastAsia="方正书宋简体"/>
                                <w:b/>
                                <w:spacing w:val="2"/>
                                <w:sz w:val="18"/>
                                <w:szCs w:val="21"/>
                              </w:rPr>
                              <w:t>.</w:t>
                            </w:r>
                            <w:r>
                              <w:rPr>
                                <w:rFonts w:eastAsia="方正书宋简体"/>
                                <w:b/>
                                <w:spacing w:val="2"/>
                                <w:sz w:val="18"/>
                                <w:szCs w:val="21"/>
                              </w:rPr>
                              <w:t>2</w:t>
                            </w:r>
                            <w:r w:rsidRPr="00D913C2">
                              <w:rPr>
                                <w:rFonts w:eastAsia="方正书宋简体"/>
                                <w:b/>
                                <w:spacing w:val="2"/>
                                <w:sz w:val="18"/>
                                <w:szCs w:val="21"/>
                              </w:rPr>
                              <w:t xml:space="preserve"> </w:t>
                            </w:r>
                            <w:r>
                              <w:rPr>
                                <w:rFonts w:eastAsia="方正书宋简体"/>
                                <w:b/>
                                <w:spacing w:val="2"/>
                                <w:sz w:val="18"/>
                                <w:szCs w:val="21"/>
                              </w:rPr>
                              <w:t>A</w:t>
                            </w:r>
                            <w:r w:rsidRPr="0061450B">
                              <w:rPr>
                                <w:rFonts w:eastAsia="方正书宋简体"/>
                                <w:b/>
                                <w:spacing w:val="2"/>
                                <w:sz w:val="18"/>
                                <w:szCs w:val="21"/>
                              </w:rPr>
                              <w:t>nnual peak power fluctuation of photovoltaic power station</w:t>
                            </w:r>
                            <w:r>
                              <w:rPr>
                                <w:rFonts w:eastAsia="方正书宋简体"/>
                                <w:b/>
                                <w:spacing w:val="2"/>
                                <w:sz w:val="18"/>
                                <w:szCs w:val="21"/>
                              </w:rPr>
                              <w:t xml:space="preserve"> in dataset 2</w:t>
                            </w:r>
                          </w:p>
                          <w:p w14:paraId="32AE6C74" w14:textId="7C47187B" w:rsidR="00242C87" w:rsidRPr="0061450B" w:rsidRDefault="00242C87" w:rsidP="0061450B">
                            <w:pPr>
                              <w:widowControl/>
                              <w:jc w:val="center"/>
                              <w:rPr>
                                <w:rFonts w:ascii="宋体" w:hAnsi="宋体" w:cs="宋体"/>
                                <w:kern w:val="0"/>
                                <w:sz w:val="24"/>
                              </w:rPr>
                            </w:pPr>
                          </w:p>
                          <w:p w14:paraId="15C7138F" w14:textId="4E831A86" w:rsidR="00242C87" w:rsidRPr="00D510E0" w:rsidRDefault="00242C87" w:rsidP="0061450B">
                            <w:pPr>
                              <w:adjustRightInd w:val="0"/>
                              <w:snapToGrid w:val="0"/>
                              <w:jc w:val="center"/>
                              <w:rPr>
                                <w:rFonts w:eastAsia="方正书宋简体"/>
                                <w:b/>
                                <w:spacing w:val="2"/>
                                <w:sz w:val="18"/>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B026F0" id="_x0000_t202" coordsize="21600,21600" o:spt="202" path="m,l,21600r21600,l21600,xe">
                <v:stroke joinstyle="miter"/>
                <v:path gradientshapeok="t" o:connecttype="rect"/>
              </v:shapetype>
              <v:shape id="文本框 2" o:spid="_x0000_s1026" type="#_x0000_t202" style="position:absolute;left:0;text-align:left;margin-left:251.45pt;margin-top:0;width:238.2pt;height:315.9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" strokecolor="white [3212]">
                <v:textbox>
                  <w:txbxContent>
                    <w:p w14:paraId="515223D2" w14:textId="77777777" w:rsidR="00242C87" w:rsidRPr="0061450B" w:rsidRDefault="00242C87" w:rsidP="0061450B">
                      <w:pPr>
                        <w:snapToGrid w:val="0"/>
                      </w:pPr>
                      <w:r>
                        <w:rPr>
                          <w:noProof/>
                        </w:rPr>
                        <w:object w:dxaOrig="14476" w:dyaOrig="7276" w14:anchorId="6DBEF1E1">
                          <v:shape id="_x0000_i1087" type="#_x0000_t75" alt="" style="width:230.15pt;height:115.7pt;mso-width-percent:0;mso-height-percent:0;mso-width-percent:0;mso-height-percent:0" o:ole="">
                            <v:imagedata r:id="rId136" o:title=""/>
                          </v:shape>
                          <o:OLEObject Type="Embed" ProgID="Visio.Drawing.15" ShapeID="_x0000_i1087" DrawAspect="Content" ObjectID="_1648020234" r:id="rId140"/>
                        </w:object>
                      </w:r>
                    </w:p>
                    <w:p w14:paraId="57351C75" w14:textId="77777777" w:rsidR="00242C87" w:rsidRPr="00D913C2" w:rsidRDefault="00242C87" w:rsidP="0061450B">
                      <w:pPr>
                        <w:adjustRightInd w:val="0"/>
                        <w:snapToGrid w:val="0"/>
                        <w:jc w:val="center"/>
                        <w:rPr>
                          <w:rFonts w:eastAsia="方正书宋简体"/>
                          <w:bCs/>
                          <w:spacing w:val="2"/>
                          <w:sz w:val="18"/>
                          <w:szCs w:val="21"/>
                        </w:rPr>
                      </w:pPr>
                      <w:r w:rsidRPr="00D913C2">
                        <w:rPr>
                          <w:rFonts w:eastAsia="方正书宋简体" w:hint="eastAsia"/>
                          <w:bCs/>
                          <w:spacing w:val="2"/>
                          <w:sz w:val="18"/>
                          <w:szCs w:val="21"/>
                        </w:rPr>
                        <w:t>图</w:t>
                      </w:r>
                      <w:r w:rsidRPr="00D913C2">
                        <w:rPr>
                          <w:rFonts w:eastAsia="方正书宋简体"/>
                          <w:bCs/>
                          <w:spacing w:val="2"/>
                          <w:sz w:val="18"/>
                          <w:szCs w:val="21"/>
                        </w:rPr>
                        <w:t xml:space="preserve">1 </w:t>
                      </w:r>
                      <w:r>
                        <w:rPr>
                          <w:rFonts w:eastAsia="方正书宋简体" w:hint="eastAsia"/>
                          <w:bCs/>
                          <w:spacing w:val="2"/>
                          <w:sz w:val="18"/>
                          <w:szCs w:val="21"/>
                        </w:rPr>
                        <w:t>数据集</w:t>
                      </w:r>
                      <w:r>
                        <w:rPr>
                          <w:rFonts w:eastAsia="方正书宋简体" w:hint="eastAsia"/>
                          <w:bCs/>
                          <w:spacing w:val="2"/>
                          <w:sz w:val="18"/>
                          <w:szCs w:val="21"/>
                        </w:rPr>
                        <w:t>1</w:t>
                      </w:r>
                      <w:r w:rsidRPr="0061450B">
                        <w:rPr>
                          <w:rFonts w:eastAsia="方正书宋简体" w:hint="eastAsia"/>
                          <w:bCs/>
                          <w:spacing w:val="2"/>
                          <w:sz w:val="18"/>
                          <w:szCs w:val="21"/>
                        </w:rPr>
                        <w:t>光伏电站全年峰值功率波动</w:t>
                      </w:r>
                    </w:p>
                    <w:p w14:paraId="2B91A74C" w14:textId="77777777" w:rsidR="00242C87" w:rsidRPr="00D510E0" w:rsidRDefault="00242C87" w:rsidP="0061450B">
                      <w:pPr>
                        <w:adjustRightInd w:val="0"/>
                        <w:snapToGrid w:val="0"/>
                        <w:jc w:val="center"/>
                        <w:rPr>
                          <w:rFonts w:eastAsia="方正书宋简体"/>
                          <w:b/>
                          <w:spacing w:val="2"/>
                          <w:sz w:val="18"/>
                          <w:szCs w:val="21"/>
                        </w:rPr>
                      </w:pPr>
                      <w:r w:rsidRPr="00D913C2">
                        <w:rPr>
                          <w:rFonts w:eastAsia="方正书宋简体" w:hint="eastAsia"/>
                          <w:b/>
                          <w:spacing w:val="2"/>
                          <w:sz w:val="18"/>
                          <w:szCs w:val="21"/>
                        </w:rPr>
                        <w:t>Fig</w:t>
                      </w:r>
                      <w:r w:rsidRPr="00D913C2">
                        <w:rPr>
                          <w:rFonts w:eastAsia="方正书宋简体"/>
                          <w:b/>
                          <w:spacing w:val="2"/>
                          <w:sz w:val="18"/>
                          <w:szCs w:val="21"/>
                        </w:rPr>
                        <w:t xml:space="preserve">.1 </w:t>
                      </w:r>
                      <w:r>
                        <w:rPr>
                          <w:rFonts w:eastAsia="方正书宋简体"/>
                          <w:b/>
                          <w:spacing w:val="2"/>
                          <w:sz w:val="18"/>
                          <w:szCs w:val="21"/>
                        </w:rPr>
                        <w:t>A</w:t>
                      </w:r>
                      <w:r w:rsidRPr="0061450B">
                        <w:rPr>
                          <w:rFonts w:eastAsia="方正书宋简体"/>
                          <w:b/>
                          <w:spacing w:val="2"/>
                          <w:sz w:val="18"/>
                          <w:szCs w:val="21"/>
                        </w:rPr>
                        <w:t>nnual peak power fluctuation of photovoltaic power station</w:t>
                      </w:r>
                      <w:r>
                        <w:rPr>
                          <w:rFonts w:eastAsia="方正书宋简体"/>
                          <w:b/>
                          <w:spacing w:val="2"/>
                          <w:sz w:val="18"/>
                          <w:szCs w:val="21"/>
                        </w:rPr>
                        <w:t xml:space="preserve"> in dataset 1</w:t>
                      </w:r>
                    </w:p>
                    <w:p w14:paraId="5E676246" w14:textId="77777777" w:rsidR="00242C87" w:rsidRDefault="00242C87" w:rsidP="0061450B">
                      <w:pPr>
                        <w:snapToGrid w:val="0"/>
                      </w:pPr>
                      <w:r>
                        <w:rPr>
                          <w:noProof/>
                        </w:rPr>
                        <w:object w:dxaOrig="14476" w:dyaOrig="7276" w14:anchorId="5C7A6451">
                          <v:shape id="_x0000_i1089" type="#_x0000_t75" alt="" style="width:230.15pt;height:115.7pt;mso-width-percent:0;mso-height-percent:0;mso-width-percent:0;mso-height-percent:0" o:ole="">
                            <v:imagedata r:id="rId138" o:title=""/>
                          </v:shape>
                          <o:OLEObject Type="Embed" ProgID="Visio.Drawing.15" ShapeID="_x0000_i1089" DrawAspect="Content" ObjectID="_1648020235" r:id="rId141"/>
                        </w:object>
                      </w:r>
                    </w:p>
                    <w:p w14:paraId="3F31F205" w14:textId="77777777" w:rsidR="00242C87" w:rsidRPr="00D913C2" w:rsidRDefault="00242C87" w:rsidP="0061450B">
                      <w:pPr>
                        <w:adjustRightInd w:val="0"/>
                        <w:snapToGrid w:val="0"/>
                        <w:jc w:val="center"/>
                        <w:rPr>
                          <w:rFonts w:eastAsia="方正书宋简体"/>
                          <w:bCs/>
                          <w:spacing w:val="2"/>
                          <w:sz w:val="18"/>
                          <w:szCs w:val="21"/>
                        </w:rPr>
                      </w:pPr>
                      <w:r w:rsidRPr="00D913C2">
                        <w:rPr>
                          <w:rFonts w:eastAsia="方正书宋简体" w:hint="eastAsia"/>
                          <w:bCs/>
                          <w:spacing w:val="2"/>
                          <w:sz w:val="18"/>
                          <w:szCs w:val="21"/>
                        </w:rPr>
                        <w:t>图</w:t>
                      </w:r>
                      <w:r>
                        <w:rPr>
                          <w:rFonts w:eastAsia="方正书宋简体"/>
                          <w:bCs/>
                          <w:spacing w:val="2"/>
                          <w:sz w:val="18"/>
                          <w:szCs w:val="21"/>
                        </w:rPr>
                        <w:t>2</w:t>
                      </w:r>
                      <w:r w:rsidRPr="00D913C2">
                        <w:rPr>
                          <w:rFonts w:eastAsia="方正书宋简体"/>
                          <w:bCs/>
                          <w:spacing w:val="2"/>
                          <w:sz w:val="18"/>
                          <w:szCs w:val="21"/>
                        </w:rPr>
                        <w:t xml:space="preserve"> </w:t>
                      </w:r>
                      <w:r>
                        <w:rPr>
                          <w:rFonts w:eastAsia="方正书宋简体" w:hint="eastAsia"/>
                          <w:bCs/>
                          <w:spacing w:val="2"/>
                          <w:sz w:val="18"/>
                          <w:szCs w:val="21"/>
                        </w:rPr>
                        <w:t>数据集</w:t>
                      </w:r>
                      <w:r>
                        <w:rPr>
                          <w:rFonts w:eastAsia="方正书宋简体"/>
                          <w:bCs/>
                          <w:spacing w:val="2"/>
                          <w:sz w:val="18"/>
                          <w:szCs w:val="21"/>
                        </w:rPr>
                        <w:t>2</w:t>
                      </w:r>
                      <w:r w:rsidRPr="0061450B">
                        <w:rPr>
                          <w:rFonts w:eastAsia="方正书宋简体" w:hint="eastAsia"/>
                          <w:bCs/>
                          <w:spacing w:val="2"/>
                          <w:sz w:val="18"/>
                          <w:szCs w:val="21"/>
                        </w:rPr>
                        <w:t>光伏电站全年峰值功率波动</w:t>
                      </w:r>
                    </w:p>
                    <w:p w14:paraId="7A1E7471" w14:textId="77777777" w:rsidR="00242C87" w:rsidRPr="00D510E0" w:rsidRDefault="00242C87" w:rsidP="0061450B">
                      <w:pPr>
                        <w:adjustRightInd w:val="0"/>
                        <w:snapToGrid w:val="0"/>
                        <w:jc w:val="center"/>
                        <w:rPr>
                          <w:rFonts w:eastAsia="方正书宋简体"/>
                          <w:b/>
                          <w:spacing w:val="2"/>
                          <w:sz w:val="18"/>
                          <w:szCs w:val="21"/>
                        </w:rPr>
                      </w:pPr>
                      <w:r w:rsidRPr="00D913C2">
                        <w:rPr>
                          <w:rFonts w:eastAsia="方正书宋简体" w:hint="eastAsia"/>
                          <w:b/>
                          <w:spacing w:val="2"/>
                          <w:sz w:val="18"/>
                          <w:szCs w:val="21"/>
                        </w:rPr>
                        <w:t>Fig</w:t>
                      </w:r>
                      <w:r w:rsidRPr="00D913C2">
                        <w:rPr>
                          <w:rFonts w:eastAsia="方正书宋简体"/>
                          <w:b/>
                          <w:spacing w:val="2"/>
                          <w:sz w:val="18"/>
                          <w:szCs w:val="21"/>
                        </w:rPr>
                        <w:t>.</w:t>
                      </w:r>
                      <w:r>
                        <w:rPr>
                          <w:rFonts w:eastAsia="方正书宋简体"/>
                          <w:b/>
                          <w:spacing w:val="2"/>
                          <w:sz w:val="18"/>
                          <w:szCs w:val="21"/>
                        </w:rPr>
                        <w:t>2</w:t>
                      </w:r>
                      <w:r w:rsidRPr="00D913C2">
                        <w:rPr>
                          <w:rFonts w:eastAsia="方正书宋简体"/>
                          <w:b/>
                          <w:spacing w:val="2"/>
                          <w:sz w:val="18"/>
                          <w:szCs w:val="21"/>
                        </w:rPr>
                        <w:t xml:space="preserve"> </w:t>
                      </w:r>
                      <w:r>
                        <w:rPr>
                          <w:rFonts w:eastAsia="方正书宋简体"/>
                          <w:b/>
                          <w:spacing w:val="2"/>
                          <w:sz w:val="18"/>
                          <w:szCs w:val="21"/>
                        </w:rPr>
                        <w:t>A</w:t>
                      </w:r>
                      <w:r w:rsidRPr="0061450B">
                        <w:rPr>
                          <w:rFonts w:eastAsia="方正书宋简体"/>
                          <w:b/>
                          <w:spacing w:val="2"/>
                          <w:sz w:val="18"/>
                          <w:szCs w:val="21"/>
                        </w:rPr>
                        <w:t>nnual peak power fluctuation of photovoltaic power station</w:t>
                      </w:r>
                      <w:r>
                        <w:rPr>
                          <w:rFonts w:eastAsia="方正书宋简体"/>
                          <w:b/>
                          <w:spacing w:val="2"/>
                          <w:sz w:val="18"/>
                          <w:szCs w:val="21"/>
                        </w:rPr>
                        <w:t xml:space="preserve"> in dataset 2</w:t>
                      </w:r>
                    </w:p>
                    <w:p w14:paraId="32AE6C74" w14:textId="7C47187B" w:rsidR="00242C87" w:rsidRPr="0061450B" w:rsidRDefault="00242C87" w:rsidP="0061450B">
                      <w:pPr>
                        <w:widowControl/>
                        <w:jc w:val="center"/>
                        <w:rPr>
                          <w:rFonts w:ascii="宋体" w:hAnsi="宋体" w:cs="宋体"/>
                          <w:kern w:val="0"/>
                          <w:sz w:val="24"/>
                        </w:rPr>
                      </w:pPr>
                    </w:p>
                    <w:p w14:paraId="15C7138F" w14:textId="4E831A86" w:rsidR="00242C87" w:rsidRPr="00D510E0" w:rsidRDefault="00242C87" w:rsidP="0061450B">
                      <w:pPr>
                        <w:adjustRightInd w:val="0"/>
                        <w:snapToGrid w:val="0"/>
                        <w:jc w:val="center"/>
                        <w:rPr>
                          <w:rFonts w:eastAsia="方正书宋简体"/>
                          <w:b/>
                          <w:spacing w:val="2"/>
                          <w:sz w:val="18"/>
                          <w:szCs w:val="21"/>
                        </w:rPr>
                      </w:pPr>
                    </w:p>
                  </w:txbxContent>
                </v:textbox>
                <w10:wrap type="square" anchorx="margin"/>
              </v:shape>
            </w:pict>
          </mc:Fallback>
        </mc:AlternateContent>
      </w:r>
      <w:r w:rsidRPr="00CB5BE7">
        <w:rPr>
          <w:rFonts w:hint="eastAsia"/>
          <w:color w:val="000000" w:themeColor="text1"/>
          <w:szCs w:val="20"/>
        </w:rPr>
        <w:t>的数据对映射方程的参数进行迭代更新，对映射方程中描述曲线形状的部分参数重新拟合，得到更新后的附近日期的晴空功率曲线</w:t>
      </w:r>
    </w:p>
    <w:p w14:paraId="5BD63823" w14:textId="27AA941A" w:rsidR="00211DD9" w:rsidRPr="001079F5" w:rsidRDefault="00211DD9" w:rsidP="00211DD9">
      <w:pPr>
        <w:snapToGrid w:val="0"/>
        <w:spacing w:line="314" w:lineRule="exact"/>
        <w:rPr>
          <w:rFonts w:ascii="Calibri" w:eastAsia="Calibri" w:hAnsi="Calibri" w:cs="Calibri"/>
          <w:spacing w:val="2"/>
          <w:szCs w:val="21"/>
        </w:rPr>
      </w:pPr>
      <w:r>
        <w:t>2</w:t>
      </w:r>
      <w:r w:rsidRPr="008448C1">
        <w:t>.</w:t>
      </w:r>
      <w:r>
        <w:t>2</w:t>
      </w:r>
      <w:r w:rsidRPr="008448C1">
        <w:t xml:space="preserve">  </w:t>
      </w:r>
      <w:r>
        <w:rPr>
          <w:rFonts w:ascii="黑体" w:eastAsia="黑体" w:hint="eastAsia"/>
        </w:rPr>
        <w:t>基于晴空功率模型的在线更新预测算法</w:t>
      </w:r>
    </w:p>
    <w:p w14:paraId="44347101" w14:textId="77A3502E" w:rsidR="00211DD9" w:rsidRPr="009D4E19" w:rsidRDefault="00211DD9" w:rsidP="00C03D52">
      <w:pPr>
        <w:spacing w:line="314" w:lineRule="exact"/>
        <w:ind w:firstLine="420"/>
        <w:rPr>
          <w:szCs w:val="21"/>
        </w:rPr>
      </w:pPr>
      <w:r>
        <w:rPr>
          <w:rFonts w:ascii="宋体" w:hAnsi="宋体"/>
          <w:spacing w:val="2"/>
          <w:szCs w:val="21"/>
        </w:rPr>
        <w:tab/>
      </w:r>
      <w:r w:rsidRPr="009D4E19">
        <w:rPr>
          <w:rFonts w:hint="eastAsia"/>
          <w:szCs w:val="21"/>
        </w:rPr>
        <w:t>基于前文的晴空辐照度映射模型以及参数拟合中的全年参数，本文提出一个针对小波动天气的</w:t>
      </w:r>
      <w:proofErr w:type="gramStart"/>
      <w:r w:rsidRPr="009D4E19">
        <w:rPr>
          <w:rFonts w:hint="eastAsia"/>
          <w:szCs w:val="21"/>
        </w:rPr>
        <w:t>光伏超短期</w:t>
      </w:r>
      <w:proofErr w:type="gramEnd"/>
      <w:r w:rsidRPr="009D4E19">
        <w:rPr>
          <w:rFonts w:hint="eastAsia"/>
          <w:szCs w:val="21"/>
        </w:rPr>
        <w:t>功率预测算法</w:t>
      </w:r>
      <w:r w:rsidR="00A90B6B" w:rsidRPr="009D4E19">
        <w:rPr>
          <w:rFonts w:hint="eastAsia"/>
          <w:szCs w:val="21"/>
        </w:rPr>
        <w:t>。</w:t>
      </w:r>
      <w:r w:rsidRPr="009D4E19">
        <w:rPr>
          <w:rFonts w:hint="eastAsia"/>
          <w:szCs w:val="21"/>
        </w:rPr>
        <w:t>在目标日功率出现前四小时开始滚动预测，直至日落，每隔</w:t>
      </w:r>
      <w:r w:rsidRPr="009D4E19">
        <w:rPr>
          <w:szCs w:val="21"/>
        </w:rPr>
        <w:t>15min</w:t>
      </w:r>
      <w:r w:rsidRPr="009D4E19">
        <w:rPr>
          <w:rFonts w:hint="eastAsia"/>
          <w:szCs w:val="21"/>
        </w:rPr>
        <w:t>预测当前时刻未来</w:t>
      </w:r>
      <w:r w:rsidRPr="009D4E19">
        <w:rPr>
          <w:szCs w:val="21"/>
        </w:rPr>
        <w:t>4h</w:t>
      </w:r>
      <w:r w:rsidRPr="009D4E19">
        <w:rPr>
          <w:rFonts w:hint="eastAsia"/>
          <w:szCs w:val="21"/>
        </w:rPr>
        <w:t>内</w:t>
      </w:r>
      <w:r w:rsidRPr="009D4E19">
        <w:rPr>
          <w:szCs w:val="21"/>
        </w:rPr>
        <w:t>16</w:t>
      </w:r>
      <w:r w:rsidRPr="009D4E19">
        <w:rPr>
          <w:rFonts w:hint="eastAsia"/>
          <w:szCs w:val="21"/>
        </w:rPr>
        <w:t>个点的出力</w:t>
      </w:r>
      <w:r w:rsidR="00A90B6B" w:rsidRPr="00594745">
        <w:rPr>
          <w:rFonts w:hint="eastAsia"/>
          <w:szCs w:val="21"/>
        </w:rPr>
        <w:t>。</w:t>
      </w:r>
      <w:r w:rsidRPr="009D4E19">
        <w:rPr>
          <w:rFonts w:hint="eastAsia"/>
          <w:szCs w:val="21"/>
        </w:rPr>
        <w:t>当天第</w:t>
      </w:r>
      <w:r w:rsidR="004775AD" w:rsidRPr="00C03D52">
        <w:rPr>
          <w:noProof/>
          <w:position w:val="-10"/>
          <w:szCs w:val="21"/>
        </w:rPr>
        <w:object w:dxaOrig="220" w:dyaOrig="320" w14:anchorId="78BDD0A0">
          <v:shape id="_x0000_i1090" type="#_x0000_t75" alt="" style="width:11.05pt;height:16.3pt;mso-width-percent:0;mso-height-percent:0;mso-width-percent:0;mso-height-percent:0" o:ole="">
            <v:imagedata r:id="rId142" o:title=""/>
          </v:shape>
          <o:OLEObject Type="Embed" ProgID="Equation.DSMT4" ShapeID="_x0000_i1090" DrawAspect="Content" ObjectID="_1648020211" r:id="rId143"/>
        </w:object>
      </w:r>
      <w:r w:rsidRPr="009D4E19">
        <w:rPr>
          <w:rFonts w:hint="eastAsia"/>
          <w:szCs w:val="21"/>
        </w:rPr>
        <w:t>时刻开始利用当天前</w:t>
      </w:r>
      <w:r w:rsidR="004775AD" w:rsidRPr="00C03D52">
        <w:rPr>
          <w:noProof/>
          <w:position w:val="-10"/>
          <w:szCs w:val="21"/>
        </w:rPr>
        <w:object w:dxaOrig="220" w:dyaOrig="320" w14:anchorId="37C762C4">
          <v:shape id="_x0000_i1091" type="#_x0000_t75" alt="" style="width:11.05pt;height:16.3pt;mso-width-percent:0;mso-height-percent:0;mso-width-percent:0;mso-height-percent:0" o:ole="">
            <v:imagedata r:id="rId144" o:title=""/>
          </v:shape>
          <o:OLEObject Type="Embed" ProgID="Equation.DSMT4" ShapeID="_x0000_i1091" DrawAspect="Content" ObjectID="_1648020212" r:id="rId145"/>
        </w:object>
      </w:r>
      <w:proofErr w:type="gramStart"/>
      <w:r w:rsidRPr="009D4E19">
        <w:rPr>
          <w:rFonts w:hint="eastAsia"/>
          <w:szCs w:val="21"/>
        </w:rPr>
        <w:t>个</w:t>
      </w:r>
      <w:proofErr w:type="gramEnd"/>
      <w:r w:rsidRPr="009D4E19">
        <w:rPr>
          <w:rFonts w:hint="eastAsia"/>
          <w:szCs w:val="21"/>
        </w:rPr>
        <w:t>功率数据更新映射模型的参数，对第</w:t>
      </w:r>
      <m:oMath>
        <m:r>
          <w:rPr>
            <w:rFonts w:ascii="Cambria Math" w:hAnsi="Cambria Math"/>
            <w:szCs w:val="21"/>
          </w:rPr>
          <m:t>i</m:t>
        </m:r>
      </m:oMath>
      <w:r w:rsidRPr="009D4E19">
        <w:rPr>
          <w:rFonts w:hint="eastAsia"/>
          <w:szCs w:val="21"/>
        </w:rPr>
        <w:t>时间尺度的</w:t>
      </w:r>
      <w:r w:rsidRPr="00594745">
        <w:rPr>
          <w:rFonts w:hint="eastAsia"/>
          <w:szCs w:val="21"/>
        </w:rPr>
        <w:t>预测</w:t>
      </w:r>
      <w:r w:rsidRPr="009D4E19">
        <w:rPr>
          <w:rFonts w:hint="eastAsia"/>
          <w:szCs w:val="21"/>
        </w:rPr>
        <w:t>结果</w:t>
      </w:r>
      <w:proofErr w:type="gramStart"/>
      <w:r w:rsidRPr="009D4E19">
        <w:rPr>
          <w:rFonts w:hint="eastAsia"/>
          <w:szCs w:val="21"/>
        </w:rPr>
        <w:t>作出</w:t>
      </w:r>
      <w:proofErr w:type="gramEnd"/>
      <w:r w:rsidRPr="009D4E19">
        <w:rPr>
          <w:rFonts w:hint="eastAsia"/>
          <w:szCs w:val="21"/>
        </w:rPr>
        <w:t>修正。其中</w:t>
      </w:r>
      <w:r w:rsidR="004775AD" w:rsidRPr="00C03D52">
        <w:rPr>
          <w:noProof/>
          <w:position w:val="-10"/>
          <w:szCs w:val="21"/>
        </w:rPr>
        <w:object w:dxaOrig="220" w:dyaOrig="320" w14:anchorId="26CF6B72">
          <v:shape id="_x0000_i1092" type="#_x0000_t75" alt="" style="width:11.05pt;height:16.3pt;mso-width-percent:0;mso-height-percent:0;mso-width-percent:0;mso-height-percent:0" o:ole="">
            <v:imagedata r:id="rId146" o:title=""/>
          </v:shape>
          <o:OLEObject Type="Embed" ProgID="Equation.DSMT4" ShapeID="_x0000_i1092" DrawAspect="Content" ObjectID="_1648020213" r:id="rId147"/>
        </w:object>
      </w:r>
      <w:r w:rsidRPr="00594745">
        <w:rPr>
          <w:rFonts w:hint="eastAsia"/>
          <w:szCs w:val="21"/>
        </w:rPr>
        <w:t>代表对未来第</w:t>
      </w:r>
      <w:r w:rsidR="004775AD" w:rsidRPr="00C03D52">
        <w:rPr>
          <w:noProof/>
          <w:position w:val="-6"/>
          <w:szCs w:val="21"/>
        </w:rPr>
        <w:object w:dxaOrig="139" w:dyaOrig="240" w14:anchorId="6A523D2C">
          <v:shape id="_x0000_i1093" type="#_x0000_t75" alt="" style="width:6.85pt;height:12.1pt;mso-width-percent:0;mso-height-percent:0;mso-width-percent:0;mso-height-percent:0" o:ole="">
            <v:imagedata r:id="rId148" o:title=""/>
          </v:shape>
          <o:OLEObject Type="Embed" ProgID="Equation.DSMT4" ShapeID="_x0000_i1093" DrawAspect="Content" ObjectID="_1648020214" r:id="rId149"/>
        </w:object>
      </w:r>
      <w:proofErr w:type="gramStart"/>
      <w:r w:rsidRPr="00594745">
        <w:rPr>
          <w:rFonts w:hint="eastAsia"/>
          <w:szCs w:val="21"/>
        </w:rPr>
        <w:t>个点预测</w:t>
      </w:r>
      <w:proofErr w:type="gramEnd"/>
      <w:r w:rsidRPr="00594745">
        <w:rPr>
          <w:rFonts w:hint="eastAsia"/>
          <w:szCs w:val="21"/>
        </w:rPr>
        <w:t>时开始用当天的数据更新模型的序号。</w:t>
      </w:r>
      <w:r w:rsidRPr="009D4E19">
        <w:rPr>
          <w:rFonts w:hint="eastAsia"/>
          <w:szCs w:val="21"/>
        </w:rPr>
        <w:t>具体方法如下：</w:t>
      </w:r>
    </w:p>
    <w:p w14:paraId="2AE0087C" w14:textId="644579F1" w:rsidR="00211DD9" w:rsidRPr="001C7BF6" w:rsidRDefault="00211DD9" w:rsidP="00211DD9">
      <w:pPr>
        <w:snapToGrid w:val="0"/>
        <w:spacing w:line="314" w:lineRule="exact"/>
        <w:ind w:firstLineChars="200" w:firstLine="428"/>
        <w:rPr>
          <w:spacing w:val="2"/>
          <w:szCs w:val="21"/>
        </w:rPr>
      </w:pPr>
      <w:r w:rsidRPr="001C7BF6">
        <w:rPr>
          <w:spacing w:val="2"/>
          <w:szCs w:val="21"/>
        </w:rPr>
        <w:t>1</w:t>
      </w:r>
      <w:r w:rsidRPr="001C7BF6">
        <w:rPr>
          <w:spacing w:val="2"/>
          <w:szCs w:val="21"/>
        </w:rPr>
        <w:t>）在</w:t>
      </w:r>
      <w:r w:rsidRPr="001C7BF6">
        <w:rPr>
          <w:rFonts w:hint="eastAsia"/>
          <w:spacing w:val="2"/>
          <w:szCs w:val="21"/>
        </w:rPr>
        <w:t>开始预测</w:t>
      </w:r>
      <w:r w:rsidR="004775AD" w:rsidRPr="0080186D">
        <w:rPr>
          <w:noProof/>
          <w:position w:val="-10"/>
        </w:rPr>
        <w:object w:dxaOrig="960" w:dyaOrig="320" w14:anchorId="2DB74A0F">
          <v:shape id="_x0000_i1094" type="#_x0000_t75" alt="" style="width:47.8pt;height:16.3pt;mso-width-percent:0;mso-height-percent:0;mso-width-percent:0;mso-height-percent:0" o:ole="">
            <v:imagedata r:id="rId150" o:title=""/>
          </v:shape>
          <o:OLEObject Type="Embed" ProgID="Equation.DSMT4" ShapeID="_x0000_i1094" DrawAspect="Content" ObjectID="_1648020215" r:id="rId151"/>
        </w:object>
      </w:r>
      <w:r w:rsidRPr="001C7BF6">
        <w:rPr>
          <w:spacing w:val="2"/>
          <w:szCs w:val="21"/>
        </w:rPr>
        <w:t>内，</w:t>
      </w:r>
      <w:r w:rsidRPr="001C7BF6">
        <w:rPr>
          <w:rFonts w:hint="eastAsia"/>
          <w:spacing w:val="2"/>
          <w:szCs w:val="21"/>
        </w:rPr>
        <w:t>未来第</w:t>
      </w:r>
      <m:oMath>
        <m:r>
          <w:rPr>
            <w:rFonts w:ascii="Cambria Math" w:hAnsi="Cambria Math" w:hint="eastAsia"/>
            <w:spacing w:val="2"/>
            <w:szCs w:val="21"/>
          </w:rPr>
          <m:t>i</m:t>
        </m:r>
      </m:oMath>
      <w:proofErr w:type="gramStart"/>
      <w:r w:rsidRPr="001C7BF6">
        <w:rPr>
          <w:rFonts w:hint="eastAsia"/>
          <w:spacing w:val="2"/>
          <w:szCs w:val="21"/>
        </w:rPr>
        <w:t>个</w:t>
      </w:r>
      <w:proofErr w:type="gramEnd"/>
      <w:r w:rsidRPr="001C7BF6">
        <w:rPr>
          <w:rFonts w:hint="eastAsia"/>
          <w:spacing w:val="2"/>
          <w:szCs w:val="21"/>
        </w:rPr>
        <w:t>点的预测结果用</w:t>
      </w:r>
      <w:r w:rsidRPr="001C7BF6">
        <w:rPr>
          <w:spacing w:val="2"/>
          <w:szCs w:val="21"/>
        </w:rPr>
        <w:t>上一个近似晴天数据更新的晴空功率曲线作为当天出力的预测值</w:t>
      </w:r>
    </w:p>
    <w:p w14:paraId="6FB23DB5" w14:textId="4F876750" w:rsidR="00211DD9" w:rsidRPr="001C7BF6" w:rsidRDefault="00211DD9" w:rsidP="009D4E19">
      <w:pPr>
        <w:spacing w:line="314" w:lineRule="exact"/>
        <w:ind w:firstLine="420"/>
        <w:rPr>
          <w:spacing w:val="2"/>
          <w:szCs w:val="21"/>
        </w:rPr>
      </w:pPr>
      <w:r w:rsidRPr="001C7BF6">
        <w:rPr>
          <w:spacing w:val="2"/>
          <w:szCs w:val="21"/>
        </w:rPr>
        <w:t>2</w:t>
      </w:r>
      <w:r w:rsidRPr="001C7BF6">
        <w:rPr>
          <w:spacing w:val="2"/>
          <w:szCs w:val="21"/>
        </w:rPr>
        <w:t>）</w:t>
      </w:r>
      <w:r w:rsidRPr="001C7BF6">
        <w:rPr>
          <w:rFonts w:hint="eastAsia"/>
          <w:spacing w:val="2"/>
          <w:szCs w:val="21"/>
        </w:rPr>
        <w:t>开始预测</w:t>
      </w:r>
      <w:r w:rsidR="004775AD" w:rsidRPr="0080186D">
        <w:rPr>
          <w:noProof/>
          <w:position w:val="-10"/>
        </w:rPr>
        <w:object w:dxaOrig="960" w:dyaOrig="320" w14:anchorId="09345F29">
          <v:shape id="_x0000_i1095" type="#_x0000_t75" alt="" style="width:47.8pt;height:16.3pt;mso-width-percent:0;mso-height-percent:0;mso-width-percent:0;mso-height-percent:0" o:ole="">
            <v:imagedata r:id="rId152" o:title=""/>
          </v:shape>
          <o:OLEObject Type="Embed" ProgID="Equation.DSMT4" ShapeID="_x0000_i1095" DrawAspect="Content" ObjectID="_1648020216" r:id="rId153"/>
        </w:object>
      </w:r>
      <w:r w:rsidRPr="001C7BF6">
        <w:rPr>
          <w:spacing w:val="2"/>
          <w:szCs w:val="21"/>
        </w:rPr>
        <w:t>后，</w:t>
      </w:r>
      <w:r w:rsidRPr="001C7BF6">
        <w:rPr>
          <w:rFonts w:hint="eastAsia"/>
          <w:spacing w:val="2"/>
          <w:szCs w:val="21"/>
        </w:rPr>
        <w:t>根据已经过去的</w:t>
      </w:r>
      <w:r w:rsidR="004775AD" w:rsidRPr="0080186D">
        <w:rPr>
          <w:noProof/>
          <w:position w:val="-10"/>
        </w:rPr>
        <w:object w:dxaOrig="220" w:dyaOrig="320" w14:anchorId="77B40DD2">
          <v:shape id="_x0000_i1096" type="#_x0000_t75" alt="" style="width:11.05pt;height:16.3pt;mso-width-percent:0;mso-height-percent:0;mso-width-percent:0;mso-height-percent:0" o:ole="">
            <v:imagedata r:id="rId154" o:title=""/>
          </v:shape>
          <o:OLEObject Type="Embed" ProgID="Equation.DSMT4" ShapeID="_x0000_i1096" DrawAspect="Content" ObjectID="_1648020217" r:id="rId155"/>
        </w:object>
      </w:r>
      <w:proofErr w:type="gramStart"/>
      <w:r w:rsidRPr="001C7BF6">
        <w:rPr>
          <w:rFonts w:hint="eastAsia"/>
          <w:spacing w:val="2"/>
          <w:szCs w:val="21"/>
        </w:rPr>
        <w:t>个</w:t>
      </w:r>
      <w:proofErr w:type="gramEnd"/>
      <w:r w:rsidRPr="001C7BF6">
        <w:rPr>
          <w:rFonts w:hint="eastAsia"/>
          <w:spacing w:val="2"/>
          <w:szCs w:val="21"/>
        </w:rPr>
        <w:t>点</w:t>
      </w:r>
      <w:r w:rsidR="00C03D52">
        <w:rPr>
          <w:rFonts w:hint="eastAsia"/>
          <w:spacing w:val="2"/>
          <w:szCs w:val="21"/>
        </w:rPr>
        <w:t>中出现</w:t>
      </w:r>
      <w:r w:rsidRPr="001C7BF6">
        <w:rPr>
          <w:rFonts w:hint="eastAsia"/>
          <w:spacing w:val="2"/>
          <w:szCs w:val="21"/>
        </w:rPr>
        <w:t>的功率数据，</w:t>
      </w:r>
      <w:r w:rsidRPr="001C7BF6">
        <w:rPr>
          <w:spacing w:val="2"/>
          <w:szCs w:val="21"/>
        </w:rPr>
        <w:t>对映射方程描述曲线形状部分的参数</w:t>
      </w:r>
      <w:r w:rsidR="004775AD" w:rsidRPr="0080186D">
        <w:rPr>
          <w:noProof/>
          <w:position w:val="-10"/>
        </w:rPr>
        <w:object w:dxaOrig="560" w:dyaOrig="320" w14:anchorId="26F74B6E">
          <v:shape id="_x0000_i1097" type="#_x0000_t75" alt="" style="width:28.4pt;height:16.3pt;mso-width-percent:0;mso-height-percent:0;mso-width-percent:0;mso-height-percent:0" o:ole="">
            <v:imagedata r:id="rId156" o:title=""/>
          </v:shape>
          <o:OLEObject Type="Embed" ProgID="Equation.DSMT4" ShapeID="_x0000_i1097" DrawAspect="Content" ObjectID="_1648020218" r:id="rId157"/>
        </w:object>
      </w:r>
      <w:r w:rsidRPr="001C7BF6">
        <w:rPr>
          <w:rFonts w:hint="eastAsia"/>
          <w:bCs/>
          <w:szCs w:val="21"/>
        </w:rPr>
        <w:t>中的</w:t>
      </w:r>
      <w:r w:rsidR="004775AD" w:rsidRPr="0080186D">
        <w:rPr>
          <w:noProof/>
          <w:position w:val="-10"/>
        </w:rPr>
        <w:object w:dxaOrig="240" w:dyaOrig="360" w14:anchorId="318A33B1">
          <v:shape id="_x0000_i1098" type="#_x0000_t75" alt="" style="width:12.1pt;height:17.85pt;mso-width-percent:0;mso-height-percent:0;mso-width-percent:0;mso-height-percent:0" o:ole="">
            <v:imagedata r:id="rId158" o:title=""/>
          </v:shape>
          <o:OLEObject Type="Embed" ProgID="Equation.DSMT4" ShapeID="_x0000_i1098" DrawAspect="Content" ObjectID="_1648020219" r:id="rId159"/>
        </w:object>
      </w:r>
      <w:r w:rsidRPr="001C7BF6">
        <w:rPr>
          <w:rFonts w:hint="eastAsia"/>
          <w:szCs w:val="20"/>
        </w:rPr>
        <w:t>、</w:t>
      </w:r>
      <w:r w:rsidR="004775AD" w:rsidRPr="0080186D">
        <w:rPr>
          <w:noProof/>
          <w:position w:val="-10"/>
        </w:rPr>
        <w:object w:dxaOrig="260" w:dyaOrig="360" w14:anchorId="3D70B82D">
          <v:shape id="_x0000_i1099" type="#_x0000_t75" alt="" style="width:13.15pt;height:17.85pt;mso-width-percent:0;mso-height-percent:0;mso-width-percent:0;mso-height-percent:0" o:ole="">
            <v:imagedata r:id="rId160" o:title=""/>
          </v:shape>
          <o:OLEObject Type="Embed" ProgID="Equation.DSMT4" ShapeID="_x0000_i1099" DrawAspect="Content" ObjectID="_1648020220" r:id="rId161"/>
        </w:object>
      </w:r>
      <w:r w:rsidRPr="001C7BF6">
        <w:rPr>
          <w:rFonts w:hint="eastAsia"/>
          <w:szCs w:val="20"/>
        </w:rPr>
        <w:t>、</w:t>
      </w:r>
      <w:r w:rsidR="004775AD" w:rsidRPr="0080186D">
        <w:rPr>
          <w:noProof/>
          <w:position w:val="-10"/>
        </w:rPr>
        <w:object w:dxaOrig="260" w:dyaOrig="360" w14:anchorId="1117F59F">
          <v:shape id="_x0000_i1100" type="#_x0000_t75" alt="" style="width:13.15pt;height:17.85pt;mso-width-percent:0;mso-height-percent:0;mso-width-percent:0;mso-height-percent:0" o:ole="">
            <v:imagedata r:id="rId162" o:title=""/>
          </v:shape>
          <o:OLEObject Type="Embed" ProgID="Equation.DSMT4" ShapeID="_x0000_i1100" DrawAspect="Content" ObjectID="_1648020221" r:id="rId163"/>
        </w:object>
      </w:r>
      <w:r w:rsidRPr="001C7BF6">
        <w:rPr>
          <w:spacing w:val="2"/>
          <w:szCs w:val="21"/>
        </w:rPr>
        <w:t>进行修正</w:t>
      </w:r>
      <w:r w:rsidRPr="001C7BF6">
        <w:rPr>
          <w:rFonts w:hint="eastAsia"/>
          <w:spacing w:val="2"/>
          <w:szCs w:val="21"/>
        </w:rPr>
        <w:t>，</w:t>
      </w:r>
      <w:r w:rsidRPr="001C7BF6">
        <w:rPr>
          <w:spacing w:val="2"/>
          <w:szCs w:val="21"/>
        </w:rPr>
        <w:t>用修正后的晴空功率曲线对应时刻的拟合值作为预测值，之后每隔</w:t>
      </w:r>
      <w:r w:rsidRPr="001C7BF6">
        <w:rPr>
          <w:spacing w:val="2"/>
          <w:szCs w:val="21"/>
        </w:rPr>
        <w:t>15min</w:t>
      </w:r>
      <w:r w:rsidRPr="001C7BF6">
        <w:rPr>
          <w:spacing w:val="2"/>
          <w:szCs w:val="21"/>
        </w:rPr>
        <w:t>出现新的功率后，利用当天新出现的功率值对晴空功率曲线预测结果进行更新。</w:t>
      </w:r>
    </w:p>
    <w:p w14:paraId="38F260FE" w14:textId="2DB269AC" w:rsidR="00211DD9" w:rsidRPr="00352D0E" w:rsidRDefault="00211DD9" w:rsidP="00211DD9">
      <w:pPr>
        <w:spacing w:beforeLines="50" w:before="156" w:afterLines="50" w:after="156"/>
        <w:rPr>
          <w:rFonts w:ascii="黑体" w:eastAsia="黑体" w:hAnsi="黑体"/>
          <w:sz w:val="24"/>
        </w:rPr>
      </w:pPr>
      <w:r w:rsidRPr="00352D0E">
        <w:rPr>
          <w:rFonts w:eastAsia="黑体"/>
          <w:sz w:val="24"/>
        </w:rPr>
        <w:t xml:space="preserve">3 </w:t>
      </w:r>
      <w:r w:rsidRPr="00352D0E">
        <w:rPr>
          <w:rFonts w:ascii="黑体" w:eastAsia="黑体" w:hAnsi="黑体"/>
          <w:sz w:val="24"/>
        </w:rPr>
        <w:t xml:space="preserve"> </w:t>
      </w:r>
      <w:r w:rsidRPr="00352D0E">
        <w:rPr>
          <w:rFonts w:ascii="黑体" w:eastAsia="黑体" w:hAnsi="黑体" w:hint="eastAsia"/>
          <w:sz w:val="24"/>
        </w:rPr>
        <w:t>实例分析</w:t>
      </w:r>
    </w:p>
    <w:p w14:paraId="457FC1A5" w14:textId="225B8561" w:rsidR="00211DD9" w:rsidRDefault="00D207BE" w:rsidP="0061450B">
      <w:pPr>
        <w:snapToGrid w:val="0"/>
        <w:spacing w:line="314" w:lineRule="exact"/>
        <w:ind w:firstLine="420"/>
        <w:rPr>
          <w:szCs w:val="21"/>
        </w:rPr>
      </w:pPr>
      <w:r>
        <w:rPr>
          <w:rFonts w:hint="eastAsia"/>
          <w:spacing w:val="2"/>
          <w:szCs w:val="21"/>
        </w:rPr>
        <w:t>本文所用</w:t>
      </w:r>
      <w:r w:rsidR="00211DD9" w:rsidRPr="00DE3EA4">
        <w:rPr>
          <w:spacing w:val="2"/>
          <w:szCs w:val="21"/>
        </w:rPr>
        <w:t>实验数据为中国吉林</w:t>
      </w:r>
      <w:r w:rsidR="00691C01">
        <w:rPr>
          <w:rFonts w:hint="eastAsia"/>
          <w:spacing w:val="2"/>
          <w:szCs w:val="21"/>
        </w:rPr>
        <w:t>两个</w:t>
      </w:r>
      <w:r w:rsidR="00211DD9" w:rsidRPr="00DE3EA4">
        <w:rPr>
          <w:spacing w:val="2"/>
          <w:szCs w:val="21"/>
        </w:rPr>
        <w:t>光伏电站在</w:t>
      </w:r>
      <w:r w:rsidR="00211DD9" w:rsidRPr="00DE3EA4">
        <w:rPr>
          <w:spacing w:val="2"/>
          <w:szCs w:val="21"/>
        </w:rPr>
        <w:t>2017</w:t>
      </w:r>
      <w:r w:rsidR="00211DD9" w:rsidRPr="00DE3EA4">
        <w:rPr>
          <w:spacing w:val="2"/>
          <w:szCs w:val="21"/>
        </w:rPr>
        <w:t>至</w:t>
      </w:r>
      <w:r w:rsidR="00211DD9" w:rsidRPr="00DE3EA4">
        <w:rPr>
          <w:spacing w:val="2"/>
          <w:szCs w:val="21"/>
        </w:rPr>
        <w:t>2018</w:t>
      </w:r>
      <w:r w:rsidR="00211DD9" w:rsidRPr="00DE3EA4">
        <w:rPr>
          <w:spacing w:val="2"/>
          <w:szCs w:val="21"/>
        </w:rPr>
        <w:t>年间的实际运行数据，包括数值天气预报（</w:t>
      </w:r>
      <w:r w:rsidR="00211DD9" w:rsidRPr="00DE3EA4">
        <w:rPr>
          <w:spacing w:val="2"/>
          <w:szCs w:val="21"/>
        </w:rPr>
        <w:t>NWP</w:t>
      </w:r>
      <w:r w:rsidR="00211DD9" w:rsidRPr="00DE3EA4">
        <w:rPr>
          <w:spacing w:val="2"/>
          <w:szCs w:val="21"/>
        </w:rPr>
        <w:t>）和实测功率，数据的时间分辨率为</w:t>
      </w:r>
      <w:r w:rsidR="00211DD9" w:rsidRPr="00DE3EA4">
        <w:rPr>
          <w:spacing w:val="2"/>
          <w:szCs w:val="21"/>
        </w:rPr>
        <w:t>15min</w:t>
      </w:r>
      <w:r w:rsidR="00211DD9" w:rsidRPr="00DE3EA4">
        <w:rPr>
          <w:spacing w:val="2"/>
          <w:szCs w:val="21"/>
        </w:rPr>
        <w:t>，</w:t>
      </w:r>
      <w:r w:rsidR="0061450B">
        <w:rPr>
          <w:rFonts w:hint="eastAsia"/>
          <w:szCs w:val="21"/>
        </w:rPr>
        <w:t>两个光伏电站</w:t>
      </w:r>
      <w:r w:rsidR="00D6431C">
        <w:rPr>
          <w:rFonts w:hint="eastAsia"/>
          <w:szCs w:val="21"/>
        </w:rPr>
        <w:t>2</w:t>
      </w:r>
      <w:r w:rsidR="00D6431C">
        <w:rPr>
          <w:szCs w:val="21"/>
        </w:rPr>
        <w:t>018</w:t>
      </w:r>
      <w:r w:rsidR="00D6431C">
        <w:rPr>
          <w:rFonts w:hint="eastAsia"/>
          <w:szCs w:val="21"/>
        </w:rPr>
        <w:t>年</w:t>
      </w:r>
      <w:r w:rsidR="0061450B">
        <w:rPr>
          <w:rFonts w:hint="eastAsia"/>
          <w:szCs w:val="21"/>
        </w:rPr>
        <w:t>全年</w:t>
      </w:r>
      <w:r w:rsidR="00D6431C">
        <w:rPr>
          <w:rFonts w:hint="eastAsia"/>
          <w:szCs w:val="21"/>
        </w:rPr>
        <w:t>的每日</w:t>
      </w:r>
      <w:r w:rsidR="0061450B">
        <w:rPr>
          <w:rFonts w:hint="eastAsia"/>
          <w:szCs w:val="21"/>
        </w:rPr>
        <w:t>峰值功率波动情况如</w:t>
      </w:r>
      <w:r w:rsidR="00314E44">
        <w:rPr>
          <w:rFonts w:hint="eastAsia"/>
          <w:szCs w:val="21"/>
        </w:rPr>
        <w:t>图</w:t>
      </w:r>
      <w:r w:rsidR="00314E44">
        <w:rPr>
          <w:rFonts w:hint="eastAsia"/>
          <w:szCs w:val="21"/>
        </w:rPr>
        <w:t>1-2</w:t>
      </w:r>
      <w:r w:rsidR="0061450B">
        <w:rPr>
          <w:rFonts w:hint="eastAsia"/>
          <w:szCs w:val="21"/>
        </w:rPr>
        <w:t>，分别称作数据集</w:t>
      </w:r>
      <w:r w:rsidR="0061450B">
        <w:rPr>
          <w:rFonts w:hint="eastAsia"/>
          <w:szCs w:val="21"/>
        </w:rPr>
        <w:t>1</w:t>
      </w:r>
      <w:r w:rsidR="0061450B">
        <w:rPr>
          <w:rFonts w:hint="eastAsia"/>
          <w:szCs w:val="21"/>
        </w:rPr>
        <w:t>和数据集</w:t>
      </w:r>
      <w:r w:rsidR="0061450B">
        <w:rPr>
          <w:rFonts w:hint="eastAsia"/>
          <w:szCs w:val="21"/>
        </w:rPr>
        <w:t>2</w:t>
      </w:r>
      <w:r w:rsidR="0061450B">
        <w:rPr>
          <w:rFonts w:hint="eastAsia"/>
          <w:szCs w:val="21"/>
        </w:rPr>
        <w:t>，其中数据集</w:t>
      </w:r>
      <w:r w:rsidR="0061450B">
        <w:rPr>
          <w:rFonts w:hint="eastAsia"/>
          <w:szCs w:val="21"/>
        </w:rPr>
        <w:t>1</w:t>
      </w:r>
      <w:r w:rsidR="00211DD9" w:rsidRPr="00DE3EA4">
        <w:rPr>
          <w:spacing w:val="2"/>
          <w:szCs w:val="21"/>
        </w:rPr>
        <w:t>机组的额定功率为</w:t>
      </w:r>
      <w:r w:rsidR="00211DD9" w:rsidRPr="00DE3EA4">
        <w:rPr>
          <w:spacing w:val="2"/>
          <w:szCs w:val="21"/>
        </w:rPr>
        <w:t>20MW</w:t>
      </w:r>
      <w:r w:rsidR="0061450B">
        <w:rPr>
          <w:rFonts w:hint="eastAsia"/>
          <w:spacing w:val="2"/>
          <w:szCs w:val="21"/>
        </w:rPr>
        <w:t>，数据集</w:t>
      </w:r>
      <w:r w:rsidR="0061450B">
        <w:rPr>
          <w:rFonts w:hint="eastAsia"/>
          <w:spacing w:val="2"/>
          <w:szCs w:val="21"/>
        </w:rPr>
        <w:t>2</w:t>
      </w:r>
      <w:r w:rsidR="0061450B">
        <w:rPr>
          <w:rFonts w:hint="eastAsia"/>
          <w:spacing w:val="2"/>
          <w:szCs w:val="21"/>
        </w:rPr>
        <w:t>机组的额定功率为</w:t>
      </w:r>
      <w:r w:rsidR="0061450B">
        <w:rPr>
          <w:rFonts w:hint="eastAsia"/>
          <w:spacing w:val="2"/>
          <w:szCs w:val="21"/>
        </w:rPr>
        <w:t>150MW</w:t>
      </w:r>
      <w:r w:rsidR="00211DD9" w:rsidRPr="00DE3EA4">
        <w:rPr>
          <w:rFonts w:hint="eastAsia"/>
          <w:spacing w:val="2"/>
          <w:szCs w:val="21"/>
        </w:rPr>
        <w:t>。</w:t>
      </w:r>
      <w:r w:rsidR="00D6431C" w:rsidRPr="00497C9D">
        <w:rPr>
          <w:rFonts w:hint="eastAsia"/>
          <w:spacing w:val="2"/>
          <w:szCs w:val="21"/>
        </w:rPr>
        <w:t>可以看出，数据集</w:t>
      </w:r>
      <w:r w:rsidR="00D6431C" w:rsidRPr="00497C9D">
        <w:rPr>
          <w:rFonts w:hint="eastAsia"/>
          <w:spacing w:val="2"/>
          <w:szCs w:val="21"/>
        </w:rPr>
        <w:t>1</w:t>
      </w:r>
      <w:r w:rsidR="00D6431C" w:rsidRPr="00497C9D">
        <w:rPr>
          <w:rFonts w:hint="eastAsia"/>
          <w:spacing w:val="2"/>
          <w:szCs w:val="21"/>
        </w:rPr>
        <w:t>的每日峰值功率较为稳定，多数情况下维持在额定功率</w:t>
      </w:r>
      <w:r w:rsidR="00D6431C" w:rsidRPr="00497C9D">
        <w:rPr>
          <w:rFonts w:hint="eastAsia"/>
          <w:spacing w:val="2"/>
          <w:szCs w:val="21"/>
        </w:rPr>
        <w:t>2</w:t>
      </w:r>
      <w:r w:rsidR="00D6431C" w:rsidRPr="00497C9D">
        <w:rPr>
          <w:spacing w:val="2"/>
          <w:szCs w:val="21"/>
        </w:rPr>
        <w:t>0</w:t>
      </w:r>
      <w:r w:rsidR="00D6431C" w:rsidRPr="00497C9D">
        <w:rPr>
          <w:rFonts w:hint="eastAsia"/>
          <w:spacing w:val="2"/>
          <w:szCs w:val="21"/>
        </w:rPr>
        <w:t>MW</w:t>
      </w:r>
      <w:r w:rsidR="00D6431C" w:rsidRPr="00497C9D">
        <w:rPr>
          <w:rFonts w:hint="eastAsia"/>
          <w:spacing w:val="2"/>
          <w:szCs w:val="21"/>
        </w:rPr>
        <w:t>附近，说明电站运行状态稳定，在晴天环境下能够基本实现额定功率输出；数据集</w:t>
      </w:r>
      <w:r w:rsidR="00D6431C" w:rsidRPr="00497C9D">
        <w:rPr>
          <w:rFonts w:hint="eastAsia"/>
          <w:spacing w:val="2"/>
          <w:szCs w:val="21"/>
        </w:rPr>
        <w:t>2</w:t>
      </w:r>
      <w:r w:rsidR="00D6431C" w:rsidRPr="00497C9D">
        <w:rPr>
          <w:rFonts w:hint="eastAsia"/>
          <w:spacing w:val="2"/>
          <w:szCs w:val="21"/>
        </w:rPr>
        <w:t>的每日峰值功率则存在明显波动，说明电站运行状态（实际并网容量、光伏电池组件清洁情况等）可能发生多次改变，即使同样晴天环境下发电功率仍存在差异。</w:t>
      </w:r>
      <w:r w:rsidR="00211DD9" w:rsidRPr="00DE3EA4">
        <w:rPr>
          <w:rFonts w:hint="eastAsia"/>
          <w:szCs w:val="21"/>
        </w:rPr>
        <w:t>2</w:t>
      </w:r>
      <w:r w:rsidR="00211DD9" w:rsidRPr="00DE3EA4">
        <w:rPr>
          <w:szCs w:val="21"/>
        </w:rPr>
        <w:t>017</w:t>
      </w:r>
      <w:r w:rsidR="00211DD9" w:rsidRPr="00DE3EA4">
        <w:rPr>
          <w:rFonts w:hint="eastAsia"/>
          <w:szCs w:val="21"/>
        </w:rPr>
        <w:t>年的数据用作训练和拟合晴空模型，</w:t>
      </w:r>
      <w:r w:rsidR="00211DD9" w:rsidRPr="00DE3EA4">
        <w:rPr>
          <w:rFonts w:hint="eastAsia"/>
          <w:szCs w:val="21"/>
        </w:rPr>
        <w:t>2</w:t>
      </w:r>
      <w:r w:rsidR="00211DD9" w:rsidRPr="00DE3EA4">
        <w:rPr>
          <w:szCs w:val="21"/>
        </w:rPr>
        <w:t>018</w:t>
      </w:r>
      <w:r w:rsidR="00211DD9" w:rsidRPr="00DE3EA4">
        <w:rPr>
          <w:rFonts w:hint="eastAsia"/>
          <w:szCs w:val="21"/>
        </w:rPr>
        <w:t>年的数据用来验证本文所提模型的有效性。</w:t>
      </w:r>
      <w:r w:rsidR="00211DD9" w:rsidRPr="00DE3EA4">
        <w:rPr>
          <w:szCs w:val="21"/>
        </w:rPr>
        <w:t>实例验证在</w:t>
      </w:r>
      <w:r w:rsidR="00211DD9" w:rsidRPr="00DE3EA4">
        <w:rPr>
          <w:rFonts w:hint="eastAsia"/>
          <w:szCs w:val="21"/>
        </w:rPr>
        <w:t>python3</w:t>
      </w:r>
      <w:r w:rsidR="00211DD9" w:rsidRPr="00DE3EA4">
        <w:rPr>
          <w:szCs w:val="21"/>
        </w:rPr>
        <w:t>.6</w:t>
      </w:r>
      <w:r w:rsidR="00211DD9" w:rsidRPr="00DE3EA4">
        <w:rPr>
          <w:szCs w:val="21"/>
        </w:rPr>
        <w:t>环境下编程实现</w:t>
      </w:r>
      <w:r w:rsidR="00211DD9" w:rsidRPr="00DE3EA4">
        <w:rPr>
          <w:rFonts w:hint="eastAsia"/>
          <w:szCs w:val="21"/>
        </w:rPr>
        <w:t>。</w:t>
      </w:r>
    </w:p>
    <w:p w14:paraId="5134BAD2" w14:textId="07A6E779" w:rsidR="00211DD9" w:rsidRDefault="00211DD9" w:rsidP="00211DD9">
      <w:pPr>
        <w:rPr>
          <w:rFonts w:ascii="黑体" w:eastAsia="黑体"/>
        </w:rPr>
      </w:pPr>
      <w:r>
        <w:t>3</w:t>
      </w:r>
      <w:r w:rsidRPr="008448C1">
        <w:t>.</w:t>
      </w:r>
      <w:r w:rsidR="00691C01">
        <w:rPr>
          <w:rFonts w:hint="eastAsia"/>
        </w:rPr>
        <w:t>1</w:t>
      </w:r>
      <w:r w:rsidRPr="008448C1">
        <w:t xml:space="preserve">  </w:t>
      </w:r>
      <w:r>
        <w:rPr>
          <w:rFonts w:ascii="黑体" w:eastAsia="黑体" w:hint="eastAsia"/>
        </w:rPr>
        <w:t>晴空功率模型实例分析</w:t>
      </w:r>
    </w:p>
    <w:p w14:paraId="6EEFE8FF" w14:textId="70B817D8" w:rsidR="00211DD9" w:rsidRDefault="00211DD9" w:rsidP="00211DD9">
      <w:pPr>
        <w:snapToGrid w:val="0"/>
        <w:spacing w:line="314" w:lineRule="exact"/>
        <w:ind w:firstLine="420"/>
        <w:rPr>
          <w:spacing w:val="2"/>
          <w:szCs w:val="21"/>
        </w:rPr>
      </w:pPr>
      <w:r w:rsidRPr="00583EAD">
        <w:rPr>
          <w:spacing w:val="2"/>
          <w:szCs w:val="21"/>
        </w:rPr>
        <w:t>晴空功率模型的主要目的</w:t>
      </w:r>
      <w:r w:rsidRPr="00583EAD">
        <w:rPr>
          <w:rFonts w:hint="eastAsia"/>
          <w:spacing w:val="2"/>
          <w:szCs w:val="21"/>
        </w:rPr>
        <w:t>是得到一个</w:t>
      </w:r>
      <w:r w:rsidRPr="00583EAD">
        <w:rPr>
          <w:spacing w:val="2"/>
          <w:szCs w:val="21"/>
        </w:rPr>
        <w:t>便于计算，贴合电站实际，考虑积日等确定性因素影响的光伏电站晴空功率的计算值</w:t>
      </w:r>
      <w:r w:rsidR="00BB3A7C">
        <w:rPr>
          <w:rFonts w:hint="eastAsia"/>
          <w:spacing w:val="2"/>
          <w:szCs w:val="21"/>
        </w:rPr>
        <w:t>。它</w:t>
      </w:r>
      <w:r w:rsidRPr="00583EAD">
        <w:rPr>
          <w:rFonts w:hint="eastAsia"/>
          <w:spacing w:val="2"/>
          <w:szCs w:val="21"/>
        </w:rPr>
        <w:t>作为基准值去除光伏出力序列中的周期分量，在小波动天气下可以作为光伏电站目标日出力的估计值。</w:t>
      </w:r>
    </w:p>
    <w:p w14:paraId="11ABB0AE" w14:textId="3C077676" w:rsidR="00211DD9" w:rsidRDefault="00211DD9" w:rsidP="00211DD9">
      <w:pPr>
        <w:snapToGrid w:val="0"/>
        <w:spacing w:line="314" w:lineRule="exact"/>
        <w:ind w:firstLine="420"/>
        <w:rPr>
          <w:spacing w:val="2"/>
          <w:szCs w:val="21"/>
        </w:rPr>
      </w:pPr>
      <w:r w:rsidRPr="00583EAD">
        <w:rPr>
          <w:rFonts w:hint="eastAsia"/>
          <w:spacing w:val="2"/>
          <w:szCs w:val="21"/>
        </w:rPr>
        <w:t>为证明算法的有效性，本研究分别选取</w:t>
      </w:r>
      <w:r w:rsidR="008E186A">
        <w:rPr>
          <w:rFonts w:hint="eastAsia"/>
          <w:spacing w:val="2"/>
          <w:szCs w:val="21"/>
        </w:rPr>
        <w:t>(</w:t>
      </w:r>
      <w:r w:rsidR="008E186A">
        <w:rPr>
          <w:spacing w:val="2"/>
          <w:szCs w:val="21"/>
        </w:rPr>
        <w:t>a)</w:t>
      </w:r>
      <w:r w:rsidRPr="00583EAD">
        <w:rPr>
          <w:rFonts w:hint="eastAsia"/>
          <w:spacing w:val="2"/>
          <w:szCs w:val="21"/>
        </w:rPr>
        <w:t>目标日相邻晴天的曲线</w:t>
      </w:r>
      <w:r w:rsidR="00BB3A7C">
        <w:rPr>
          <w:rFonts w:hint="eastAsia"/>
          <w:spacing w:val="2"/>
          <w:szCs w:val="21"/>
        </w:rPr>
        <w:t>和</w:t>
      </w:r>
      <w:r w:rsidR="008E186A">
        <w:rPr>
          <w:rFonts w:hint="eastAsia"/>
          <w:spacing w:val="2"/>
          <w:szCs w:val="21"/>
        </w:rPr>
        <w:t>(</w:t>
      </w:r>
      <w:r w:rsidR="008E186A">
        <w:rPr>
          <w:spacing w:val="2"/>
          <w:szCs w:val="21"/>
        </w:rPr>
        <w:t>b)</w:t>
      </w:r>
      <w:r w:rsidRPr="007D6DCD">
        <w:rPr>
          <w:rFonts w:hint="eastAsia"/>
          <w:spacing w:val="2"/>
          <w:szCs w:val="21"/>
        </w:rPr>
        <w:t>文献</w:t>
      </w:r>
      <w:r w:rsidR="001C06AF">
        <w:rPr>
          <w:spacing w:val="2"/>
          <w:szCs w:val="21"/>
        </w:rPr>
        <w:fldChar w:fldCharType="begin"/>
      </w:r>
      <w:r w:rsidR="001C06AF">
        <w:rPr>
          <w:spacing w:val="2"/>
          <w:szCs w:val="21"/>
        </w:rPr>
        <w:instrText xml:space="preserve"> </w:instrText>
      </w:r>
      <w:r w:rsidR="001C06AF">
        <w:rPr>
          <w:rFonts w:hint="eastAsia"/>
          <w:spacing w:val="2"/>
          <w:szCs w:val="21"/>
        </w:rPr>
        <w:instrText>REF _Ref33456349 \r \h</w:instrText>
      </w:r>
      <w:r w:rsidR="001C06AF">
        <w:rPr>
          <w:spacing w:val="2"/>
          <w:szCs w:val="21"/>
        </w:rPr>
        <w:instrText xml:space="preserve"> </w:instrText>
      </w:r>
      <w:r w:rsidR="001C06AF">
        <w:rPr>
          <w:spacing w:val="2"/>
          <w:szCs w:val="21"/>
        </w:rPr>
      </w:r>
      <w:r w:rsidR="001C06AF">
        <w:rPr>
          <w:spacing w:val="2"/>
          <w:szCs w:val="21"/>
        </w:rPr>
        <w:fldChar w:fldCharType="separate"/>
      </w:r>
      <w:ins w:id="72" w:author="mayuan" w:date="2020-04-10T10:25:00Z">
        <w:r w:rsidR="00AA2EED">
          <w:rPr>
            <w:spacing w:val="2"/>
            <w:szCs w:val="21"/>
          </w:rPr>
          <w:t>[17]</w:t>
        </w:r>
      </w:ins>
      <w:del w:id="73" w:author="mayuan" w:date="2020-04-10T10:25:00Z">
        <w:r w:rsidR="007F2D4D" w:rsidDel="00AA2EED">
          <w:rPr>
            <w:spacing w:val="2"/>
            <w:szCs w:val="21"/>
          </w:rPr>
          <w:delText>[16]</w:delText>
        </w:r>
      </w:del>
      <w:r w:rsidR="001C06AF">
        <w:rPr>
          <w:spacing w:val="2"/>
          <w:szCs w:val="21"/>
        </w:rPr>
        <w:fldChar w:fldCharType="end"/>
      </w:r>
      <w:r w:rsidRPr="007D6DCD">
        <w:rPr>
          <w:spacing w:val="2"/>
          <w:szCs w:val="21"/>
        </w:rPr>
        <w:t>中</w:t>
      </w:r>
      <w:r w:rsidR="00BB3A7C">
        <w:rPr>
          <w:rFonts w:hint="eastAsia"/>
          <w:spacing w:val="2"/>
          <w:szCs w:val="21"/>
        </w:rPr>
        <w:t>的</w:t>
      </w:r>
      <w:r w:rsidRPr="007D6DCD">
        <w:rPr>
          <w:spacing w:val="2"/>
          <w:szCs w:val="21"/>
        </w:rPr>
        <w:t>分位数回归拟合得到的</w:t>
      </w:r>
      <w:r w:rsidR="00BB3A7C">
        <w:rPr>
          <w:rFonts w:hint="eastAsia"/>
          <w:spacing w:val="2"/>
          <w:szCs w:val="21"/>
        </w:rPr>
        <w:t>晴空</w:t>
      </w:r>
      <w:r w:rsidRPr="007D6DCD">
        <w:rPr>
          <w:spacing w:val="2"/>
          <w:szCs w:val="21"/>
        </w:rPr>
        <w:t>功率基准值</w:t>
      </w:r>
      <w:r w:rsidRPr="007D6DCD">
        <w:rPr>
          <w:rFonts w:hint="eastAsia"/>
          <w:spacing w:val="2"/>
          <w:szCs w:val="21"/>
        </w:rPr>
        <w:t>作为对照模型。</w:t>
      </w:r>
      <w:r w:rsidRPr="007D6DCD">
        <w:rPr>
          <w:spacing w:val="2"/>
          <w:szCs w:val="21"/>
        </w:rPr>
        <w:t>分别对比</w:t>
      </w:r>
      <w:r w:rsidRPr="007D6DCD">
        <w:rPr>
          <w:rFonts w:hint="eastAsia"/>
          <w:spacing w:val="2"/>
          <w:szCs w:val="21"/>
        </w:rPr>
        <w:t>本文所提</w:t>
      </w:r>
      <w:r w:rsidRPr="007D6DCD">
        <w:rPr>
          <w:spacing w:val="2"/>
          <w:szCs w:val="21"/>
        </w:rPr>
        <w:t>模型和对照模型在测试集上的表现，模型</w:t>
      </w:r>
      <w:r w:rsidR="00644C9B">
        <w:rPr>
          <w:rFonts w:hint="eastAsia"/>
          <w:spacing w:val="2"/>
          <w:szCs w:val="21"/>
        </w:rPr>
        <w:t>用数据集</w:t>
      </w:r>
      <w:r w:rsidR="00644C9B">
        <w:rPr>
          <w:rFonts w:hint="eastAsia"/>
          <w:spacing w:val="2"/>
          <w:szCs w:val="21"/>
        </w:rPr>
        <w:t>1</w:t>
      </w:r>
      <w:r w:rsidR="00644C9B">
        <w:rPr>
          <w:rFonts w:hint="eastAsia"/>
          <w:spacing w:val="2"/>
          <w:szCs w:val="21"/>
        </w:rPr>
        <w:t>作为</w:t>
      </w:r>
      <w:r w:rsidRPr="007D6DCD">
        <w:rPr>
          <w:spacing w:val="2"/>
          <w:szCs w:val="21"/>
        </w:rPr>
        <w:t>的</w:t>
      </w:r>
      <w:r w:rsidR="00644C9B">
        <w:rPr>
          <w:rFonts w:hint="eastAsia"/>
          <w:spacing w:val="2"/>
          <w:szCs w:val="21"/>
        </w:rPr>
        <w:t>测试</w:t>
      </w:r>
      <w:r w:rsidRPr="007D6DCD">
        <w:rPr>
          <w:spacing w:val="2"/>
          <w:szCs w:val="21"/>
        </w:rPr>
        <w:t>数据。</w:t>
      </w:r>
    </w:p>
    <w:p w14:paraId="0CF67DD6" w14:textId="131986BC" w:rsidR="00211DD9" w:rsidRPr="00AD2AB9" w:rsidRDefault="00C85999" w:rsidP="00211DD9">
      <w:pPr>
        <w:snapToGrid w:val="0"/>
        <w:spacing w:line="314" w:lineRule="exact"/>
        <w:ind w:firstLine="420"/>
        <w:rPr>
          <w:spacing w:val="2"/>
          <w:szCs w:val="21"/>
        </w:rPr>
      </w:pPr>
      <w:bookmarkStart w:id="74" w:name="OLE_LINK1"/>
      <w:bookmarkStart w:id="75" w:name="OLE_LINK2"/>
      <w:r w:rsidRPr="00D510E0">
        <w:rPr>
          <w:noProof/>
          <w:spacing w:val="2"/>
          <w:szCs w:val="21"/>
        </w:rPr>
        <mc:AlternateContent>
          <mc:Choice Requires="wps">
            <w:drawing>
              <wp:anchor distT="45720" distB="45720" distL="114300" distR="114300" simplePos="0" relativeHeight="251659264" behindDoc="0" locked="0" layoutInCell="1" allowOverlap="1" wp14:anchorId="713485E4" wp14:editId="2158AB66">
                <wp:simplePos x="0" y="0"/>
                <wp:positionH relativeFrom="margin">
                  <wp:align>right</wp:align>
                </wp:positionH>
                <wp:positionV relativeFrom="paragraph">
                  <wp:posOffset>1394286</wp:posOffset>
                </wp:positionV>
                <wp:extent cx="3025140" cy="2188210"/>
                <wp:effectExtent l="0" t="0" r="22860" b="2159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140" cy="2188210"/>
                        </a:xfrm>
                        <a:prstGeom prst="rect">
                          <a:avLst/>
                        </a:prstGeom>
                        <a:solidFill>
                          <a:srgbClr val="FFFFFF"/>
                        </a:solidFill>
                        <a:ln w="9525">
                          <a:solidFill>
                            <a:schemeClr val="bg1"/>
                          </a:solidFill>
                          <a:miter lim="800000"/>
                          <a:headEnd/>
                          <a:tailEnd/>
                        </a:ln>
                      </wps:spPr>
                      <wps:txbx>
                        <w:txbxContent>
                          <w:p w14:paraId="506B8A52" w14:textId="77777777" w:rsidR="00242C87" w:rsidRPr="00D913C2" w:rsidRDefault="00242C87" w:rsidP="00D510E0">
                            <w:pPr>
                              <w:widowControl/>
                              <w:jc w:val="center"/>
                              <w:rPr>
                                <w:rFonts w:ascii="宋体" w:hAnsi="宋体" w:cs="宋体"/>
                                <w:kern w:val="0"/>
                                <w:sz w:val="24"/>
                              </w:rPr>
                            </w:pPr>
                            <w:r>
                              <w:rPr>
                                <w:noProof/>
                              </w:rPr>
                              <w:object w:dxaOrig="14476" w:dyaOrig="7276" w14:anchorId="0F6FD5D8">
                                <v:shape id="_x0000_i1102" type="#_x0000_t75" alt="" style="width:230.15pt;height:115.7pt;mso-width-percent:0;mso-height-percent:0;mso-width-percent:0;mso-height-percent:0" o:ole="">
                                  <v:imagedata r:id="rId164" o:title=""/>
                                </v:shape>
                                <o:OLEObject Type="Embed" ProgID="Visio.Drawing.15" ShapeID="_x0000_i1102" DrawAspect="Content" ObjectID="_1648020236" r:id="rId165"/>
                              </w:object>
                            </w:r>
                          </w:p>
                          <w:p w14:paraId="48A6573C" w14:textId="51D9970E" w:rsidR="00242C87" w:rsidRPr="00D913C2" w:rsidRDefault="00242C87" w:rsidP="00D510E0">
                            <w:pPr>
                              <w:adjustRightInd w:val="0"/>
                              <w:snapToGrid w:val="0"/>
                              <w:jc w:val="center"/>
                              <w:rPr>
                                <w:rFonts w:eastAsia="方正书宋简体"/>
                                <w:bCs/>
                                <w:spacing w:val="2"/>
                                <w:sz w:val="18"/>
                                <w:szCs w:val="21"/>
                              </w:rPr>
                            </w:pPr>
                            <w:r w:rsidRPr="00D913C2">
                              <w:rPr>
                                <w:rFonts w:eastAsia="方正书宋简体" w:hint="eastAsia"/>
                                <w:bCs/>
                                <w:spacing w:val="2"/>
                                <w:sz w:val="18"/>
                                <w:szCs w:val="21"/>
                              </w:rPr>
                              <w:t>图</w:t>
                            </w:r>
                            <w:r>
                              <w:rPr>
                                <w:rFonts w:eastAsia="方正书宋简体"/>
                                <w:bCs/>
                                <w:spacing w:val="2"/>
                                <w:sz w:val="18"/>
                                <w:szCs w:val="21"/>
                              </w:rPr>
                              <w:t>3</w:t>
                            </w:r>
                            <w:r w:rsidRPr="00D913C2">
                              <w:rPr>
                                <w:rFonts w:eastAsia="方正书宋简体"/>
                                <w:bCs/>
                                <w:spacing w:val="2"/>
                                <w:sz w:val="18"/>
                                <w:szCs w:val="21"/>
                              </w:rPr>
                              <w:t xml:space="preserve"> </w:t>
                            </w:r>
                            <w:r w:rsidRPr="008E324A">
                              <w:rPr>
                                <w:rFonts w:eastAsia="方正书宋简体" w:hint="eastAsia"/>
                                <w:bCs/>
                                <w:spacing w:val="2"/>
                                <w:sz w:val="18"/>
                                <w:szCs w:val="21"/>
                              </w:rPr>
                              <w:t>2</w:t>
                            </w:r>
                            <w:r w:rsidRPr="008E324A">
                              <w:rPr>
                                <w:rFonts w:eastAsia="方正书宋简体"/>
                                <w:bCs/>
                                <w:spacing w:val="2"/>
                                <w:sz w:val="18"/>
                                <w:szCs w:val="21"/>
                              </w:rPr>
                              <w:t>018</w:t>
                            </w:r>
                            <w:r w:rsidRPr="008E324A">
                              <w:rPr>
                                <w:rFonts w:eastAsia="方正书宋简体" w:hint="eastAsia"/>
                                <w:bCs/>
                                <w:spacing w:val="2"/>
                                <w:sz w:val="18"/>
                                <w:szCs w:val="21"/>
                              </w:rPr>
                              <w:t>年</w:t>
                            </w:r>
                            <w:r w:rsidRPr="009D4E19">
                              <w:rPr>
                                <w:rFonts w:eastAsia="方正书宋简体"/>
                                <w:bCs/>
                                <w:spacing w:val="2"/>
                                <w:sz w:val="18"/>
                                <w:szCs w:val="21"/>
                              </w:rPr>
                              <w:t>4</w:t>
                            </w:r>
                            <w:r w:rsidRPr="00594745">
                              <w:rPr>
                                <w:rFonts w:eastAsia="方正书宋简体" w:hint="eastAsia"/>
                                <w:bCs/>
                                <w:spacing w:val="2"/>
                                <w:sz w:val="18"/>
                                <w:szCs w:val="21"/>
                              </w:rPr>
                              <w:t>月</w:t>
                            </w:r>
                            <w:r w:rsidRPr="00594745">
                              <w:rPr>
                                <w:rFonts w:eastAsia="方正书宋简体"/>
                                <w:bCs/>
                                <w:spacing w:val="2"/>
                                <w:sz w:val="18"/>
                                <w:szCs w:val="21"/>
                              </w:rPr>
                              <w:t>24</w:t>
                            </w:r>
                            <w:r w:rsidRPr="008E324A">
                              <w:rPr>
                                <w:rFonts w:eastAsia="方正书宋简体" w:hint="eastAsia"/>
                                <w:bCs/>
                                <w:spacing w:val="2"/>
                                <w:sz w:val="18"/>
                                <w:szCs w:val="21"/>
                              </w:rPr>
                              <w:t>日</w:t>
                            </w:r>
                            <w:r w:rsidRPr="00D913C2">
                              <w:rPr>
                                <w:rFonts w:eastAsia="方正书宋简体" w:hint="eastAsia"/>
                                <w:bCs/>
                                <w:spacing w:val="2"/>
                                <w:sz w:val="18"/>
                                <w:szCs w:val="21"/>
                              </w:rPr>
                              <w:t>本文方法和其他方法的对比结果</w:t>
                            </w:r>
                          </w:p>
                          <w:p w14:paraId="79C654F5" w14:textId="1399791D" w:rsidR="00242C87" w:rsidRPr="00D510E0" w:rsidRDefault="00242C87" w:rsidP="00D510E0">
                            <w:pPr>
                              <w:adjustRightInd w:val="0"/>
                              <w:snapToGrid w:val="0"/>
                              <w:jc w:val="center"/>
                              <w:rPr>
                                <w:rFonts w:eastAsia="方正书宋简体"/>
                                <w:b/>
                                <w:spacing w:val="2"/>
                                <w:sz w:val="18"/>
                                <w:szCs w:val="21"/>
                              </w:rPr>
                            </w:pPr>
                            <w:r w:rsidRPr="00D913C2">
                              <w:rPr>
                                <w:rFonts w:eastAsia="方正书宋简体" w:hint="eastAsia"/>
                                <w:b/>
                                <w:spacing w:val="2"/>
                                <w:sz w:val="18"/>
                                <w:szCs w:val="21"/>
                              </w:rPr>
                              <w:t>Fig</w:t>
                            </w:r>
                            <w:r w:rsidRPr="00D913C2">
                              <w:rPr>
                                <w:rFonts w:eastAsia="方正书宋简体"/>
                                <w:b/>
                                <w:spacing w:val="2"/>
                                <w:sz w:val="18"/>
                                <w:szCs w:val="21"/>
                              </w:rPr>
                              <w:t>.</w:t>
                            </w:r>
                            <w:r>
                              <w:rPr>
                                <w:rFonts w:eastAsia="方正书宋简体"/>
                                <w:b/>
                                <w:spacing w:val="2"/>
                                <w:sz w:val="18"/>
                                <w:szCs w:val="21"/>
                              </w:rPr>
                              <w:t>3</w:t>
                            </w:r>
                            <w:r w:rsidRPr="00D913C2">
                              <w:rPr>
                                <w:rFonts w:eastAsia="方正书宋简体"/>
                                <w:b/>
                                <w:spacing w:val="2"/>
                                <w:sz w:val="18"/>
                                <w:szCs w:val="21"/>
                              </w:rPr>
                              <w:t xml:space="preserve"> </w:t>
                            </w:r>
                            <w:r>
                              <w:rPr>
                                <w:rFonts w:eastAsia="方正书宋简体"/>
                                <w:b/>
                                <w:spacing w:val="2"/>
                                <w:sz w:val="18"/>
                                <w:szCs w:val="21"/>
                              </w:rPr>
                              <w:t>R</w:t>
                            </w:r>
                            <w:r w:rsidRPr="00D913C2">
                              <w:rPr>
                                <w:rFonts w:eastAsia="方正书宋简体"/>
                                <w:b/>
                                <w:spacing w:val="2"/>
                                <w:sz w:val="18"/>
                                <w:szCs w:val="21"/>
                              </w:rPr>
                              <w:t>esult comparison of the proposed method and general method</w:t>
                            </w:r>
                            <w:r>
                              <w:rPr>
                                <w:rFonts w:eastAsia="方正书宋简体"/>
                                <w:b/>
                                <w:spacing w:val="2"/>
                                <w:sz w:val="18"/>
                                <w:szCs w:val="21"/>
                              </w:rPr>
                              <w:t xml:space="preserve"> </w:t>
                            </w:r>
                            <w:r>
                              <w:rPr>
                                <w:rFonts w:eastAsia="方正书宋简体" w:hint="eastAsia"/>
                                <w:b/>
                                <w:spacing w:val="2"/>
                                <w:sz w:val="18"/>
                                <w:szCs w:val="21"/>
                              </w:rPr>
                              <w:t>in</w:t>
                            </w:r>
                            <w:r>
                              <w:rPr>
                                <w:rFonts w:eastAsia="方正书宋简体"/>
                                <w:b/>
                                <w:spacing w:val="2"/>
                                <w:sz w:val="18"/>
                                <w:szCs w:val="21"/>
                              </w:rPr>
                              <w:t xml:space="preserve"> 24 Feb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485E4" id="_x0000_s1027" type="#_x0000_t202" style="position:absolute;left:0;text-align:left;margin-left:187pt;margin-top:109.8pt;width:238.2pt;height:172.3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" strokecolor="white [3212]">
                <v:textbox>
                  <w:txbxContent>
                    <w:p w14:paraId="506B8A52" w14:textId="77777777" w:rsidR="00242C87" w:rsidRPr="00D913C2" w:rsidRDefault="00242C87" w:rsidP="00D510E0">
                      <w:pPr>
                        <w:widowControl/>
                        <w:jc w:val="center"/>
                        <w:rPr>
                          <w:rFonts w:ascii="宋体" w:hAnsi="宋体" w:cs="宋体"/>
                          <w:kern w:val="0"/>
                          <w:sz w:val="24"/>
                        </w:rPr>
                      </w:pPr>
                      <w:r>
                        <w:rPr>
                          <w:noProof/>
                        </w:rPr>
                        <w:object w:dxaOrig="14476" w:dyaOrig="7276" w14:anchorId="0F6FD5D8">
                          <v:shape id="_x0000_i1102" type="#_x0000_t75" alt="" style="width:230.15pt;height:115.7pt;mso-width-percent:0;mso-height-percent:0;mso-width-percent:0;mso-height-percent:0" o:ole="">
                            <v:imagedata r:id="rId164" o:title=""/>
                          </v:shape>
                          <o:OLEObject Type="Embed" ProgID="Visio.Drawing.15" ShapeID="_x0000_i1102" DrawAspect="Content" ObjectID="_1648020236" r:id="rId166"/>
                        </w:object>
                      </w:r>
                    </w:p>
                    <w:p w14:paraId="48A6573C" w14:textId="51D9970E" w:rsidR="00242C87" w:rsidRPr="00D913C2" w:rsidRDefault="00242C87" w:rsidP="00D510E0">
                      <w:pPr>
                        <w:adjustRightInd w:val="0"/>
                        <w:snapToGrid w:val="0"/>
                        <w:jc w:val="center"/>
                        <w:rPr>
                          <w:rFonts w:eastAsia="方正书宋简体"/>
                          <w:bCs/>
                          <w:spacing w:val="2"/>
                          <w:sz w:val="18"/>
                          <w:szCs w:val="21"/>
                        </w:rPr>
                      </w:pPr>
                      <w:r w:rsidRPr="00D913C2">
                        <w:rPr>
                          <w:rFonts w:eastAsia="方正书宋简体" w:hint="eastAsia"/>
                          <w:bCs/>
                          <w:spacing w:val="2"/>
                          <w:sz w:val="18"/>
                          <w:szCs w:val="21"/>
                        </w:rPr>
                        <w:t>图</w:t>
                      </w:r>
                      <w:r>
                        <w:rPr>
                          <w:rFonts w:eastAsia="方正书宋简体"/>
                          <w:bCs/>
                          <w:spacing w:val="2"/>
                          <w:sz w:val="18"/>
                          <w:szCs w:val="21"/>
                        </w:rPr>
                        <w:t>3</w:t>
                      </w:r>
                      <w:r w:rsidRPr="00D913C2">
                        <w:rPr>
                          <w:rFonts w:eastAsia="方正书宋简体"/>
                          <w:bCs/>
                          <w:spacing w:val="2"/>
                          <w:sz w:val="18"/>
                          <w:szCs w:val="21"/>
                        </w:rPr>
                        <w:t xml:space="preserve"> </w:t>
                      </w:r>
                      <w:r w:rsidRPr="008E324A">
                        <w:rPr>
                          <w:rFonts w:eastAsia="方正书宋简体" w:hint="eastAsia"/>
                          <w:bCs/>
                          <w:spacing w:val="2"/>
                          <w:sz w:val="18"/>
                          <w:szCs w:val="21"/>
                        </w:rPr>
                        <w:t>2</w:t>
                      </w:r>
                      <w:r w:rsidRPr="008E324A">
                        <w:rPr>
                          <w:rFonts w:eastAsia="方正书宋简体"/>
                          <w:bCs/>
                          <w:spacing w:val="2"/>
                          <w:sz w:val="18"/>
                          <w:szCs w:val="21"/>
                        </w:rPr>
                        <w:t>018</w:t>
                      </w:r>
                      <w:r w:rsidRPr="008E324A">
                        <w:rPr>
                          <w:rFonts w:eastAsia="方正书宋简体" w:hint="eastAsia"/>
                          <w:bCs/>
                          <w:spacing w:val="2"/>
                          <w:sz w:val="18"/>
                          <w:szCs w:val="21"/>
                        </w:rPr>
                        <w:t>年</w:t>
                      </w:r>
                      <w:r w:rsidRPr="009D4E19">
                        <w:rPr>
                          <w:rFonts w:eastAsia="方正书宋简体"/>
                          <w:bCs/>
                          <w:spacing w:val="2"/>
                          <w:sz w:val="18"/>
                          <w:szCs w:val="21"/>
                        </w:rPr>
                        <w:t>4</w:t>
                      </w:r>
                      <w:r w:rsidRPr="00594745">
                        <w:rPr>
                          <w:rFonts w:eastAsia="方正书宋简体" w:hint="eastAsia"/>
                          <w:bCs/>
                          <w:spacing w:val="2"/>
                          <w:sz w:val="18"/>
                          <w:szCs w:val="21"/>
                        </w:rPr>
                        <w:t>月</w:t>
                      </w:r>
                      <w:r w:rsidRPr="00594745">
                        <w:rPr>
                          <w:rFonts w:eastAsia="方正书宋简体"/>
                          <w:bCs/>
                          <w:spacing w:val="2"/>
                          <w:sz w:val="18"/>
                          <w:szCs w:val="21"/>
                        </w:rPr>
                        <w:t>24</w:t>
                      </w:r>
                      <w:r w:rsidRPr="008E324A">
                        <w:rPr>
                          <w:rFonts w:eastAsia="方正书宋简体" w:hint="eastAsia"/>
                          <w:bCs/>
                          <w:spacing w:val="2"/>
                          <w:sz w:val="18"/>
                          <w:szCs w:val="21"/>
                        </w:rPr>
                        <w:t>日</w:t>
                      </w:r>
                      <w:r w:rsidRPr="00D913C2">
                        <w:rPr>
                          <w:rFonts w:eastAsia="方正书宋简体" w:hint="eastAsia"/>
                          <w:bCs/>
                          <w:spacing w:val="2"/>
                          <w:sz w:val="18"/>
                          <w:szCs w:val="21"/>
                        </w:rPr>
                        <w:t>本文方法和其他方法的对比结果</w:t>
                      </w:r>
                    </w:p>
                    <w:p w14:paraId="79C654F5" w14:textId="1399791D" w:rsidR="00242C87" w:rsidRPr="00D510E0" w:rsidRDefault="00242C87" w:rsidP="00D510E0">
                      <w:pPr>
                        <w:adjustRightInd w:val="0"/>
                        <w:snapToGrid w:val="0"/>
                        <w:jc w:val="center"/>
                        <w:rPr>
                          <w:rFonts w:eastAsia="方正书宋简体"/>
                          <w:b/>
                          <w:spacing w:val="2"/>
                          <w:sz w:val="18"/>
                          <w:szCs w:val="21"/>
                        </w:rPr>
                      </w:pPr>
                      <w:r w:rsidRPr="00D913C2">
                        <w:rPr>
                          <w:rFonts w:eastAsia="方正书宋简体" w:hint="eastAsia"/>
                          <w:b/>
                          <w:spacing w:val="2"/>
                          <w:sz w:val="18"/>
                          <w:szCs w:val="21"/>
                        </w:rPr>
                        <w:t>Fig</w:t>
                      </w:r>
                      <w:r w:rsidRPr="00D913C2">
                        <w:rPr>
                          <w:rFonts w:eastAsia="方正书宋简体"/>
                          <w:b/>
                          <w:spacing w:val="2"/>
                          <w:sz w:val="18"/>
                          <w:szCs w:val="21"/>
                        </w:rPr>
                        <w:t>.</w:t>
                      </w:r>
                      <w:r>
                        <w:rPr>
                          <w:rFonts w:eastAsia="方正书宋简体"/>
                          <w:b/>
                          <w:spacing w:val="2"/>
                          <w:sz w:val="18"/>
                          <w:szCs w:val="21"/>
                        </w:rPr>
                        <w:t>3</w:t>
                      </w:r>
                      <w:r w:rsidRPr="00D913C2">
                        <w:rPr>
                          <w:rFonts w:eastAsia="方正书宋简体"/>
                          <w:b/>
                          <w:spacing w:val="2"/>
                          <w:sz w:val="18"/>
                          <w:szCs w:val="21"/>
                        </w:rPr>
                        <w:t xml:space="preserve"> </w:t>
                      </w:r>
                      <w:r>
                        <w:rPr>
                          <w:rFonts w:eastAsia="方正书宋简体"/>
                          <w:b/>
                          <w:spacing w:val="2"/>
                          <w:sz w:val="18"/>
                          <w:szCs w:val="21"/>
                        </w:rPr>
                        <w:t>R</w:t>
                      </w:r>
                      <w:r w:rsidRPr="00D913C2">
                        <w:rPr>
                          <w:rFonts w:eastAsia="方正书宋简体"/>
                          <w:b/>
                          <w:spacing w:val="2"/>
                          <w:sz w:val="18"/>
                          <w:szCs w:val="21"/>
                        </w:rPr>
                        <w:t>esult comparison of the proposed method and general method</w:t>
                      </w:r>
                      <w:r>
                        <w:rPr>
                          <w:rFonts w:eastAsia="方正书宋简体"/>
                          <w:b/>
                          <w:spacing w:val="2"/>
                          <w:sz w:val="18"/>
                          <w:szCs w:val="21"/>
                        </w:rPr>
                        <w:t xml:space="preserve"> </w:t>
                      </w:r>
                      <w:r>
                        <w:rPr>
                          <w:rFonts w:eastAsia="方正书宋简体" w:hint="eastAsia"/>
                          <w:b/>
                          <w:spacing w:val="2"/>
                          <w:sz w:val="18"/>
                          <w:szCs w:val="21"/>
                        </w:rPr>
                        <w:t>in</w:t>
                      </w:r>
                      <w:r>
                        <w:rPr>
                          <w:rFonts w:eastAsia="方正书宋简体"/>
                          <w:b/>
                          <w:spacing w:val="2"/>
                          <w:sz w:val="18"/>
                          <w:szCs w:val="21"/>
                        </w:rPr>
                        <w:t xml:space="preserve"> 24 Feb 2018</w:t>
                      </w:r>
                    </w:p>
                  </w:txbxContent>
                </v:textbox>
                <w10:wrap type="square" anchorx="margin"/>
              </v:shape>
            </w:pict>
          </mc:Fallback>
        </mc:AlternateContent>
      </w:r>
      <w:r w:rsidR="00211DD9" w:rsidRPr="00AD2AB9">
        <w:rPr>
          <w:rFonts w:hint="eastAsia"/>
          <w:spacing w:val="2"/>
          <w:szCs w:val="21"/>
        </w:rPr>
        <w:t>图</w:t>
      </w:r>
      <w:r w:rsidR="00031116">
        <w:rPr>
          <w:rFonts w:hint="eastAsia"/>
          <w:spacing w:val="2"/>
          <w:szCs w:val="21"/>
        </w:rPr>
        <w:t>3</w:t>
      </w:r>
      <w:r w:rsidR="00211DD9" w:rsidRPr="00AD2AB9">
        <w:rPr>
          <w:rFonts w:hint="eastAsia"/>
          <w:spacing w:val="2"/>
          <w:szCs w:val="21"/>
        </w:rPr>
        <w:t>展示的是</w:t>
      </w:r>
      <w:r w:rsidR="00211DD9" w:rsidRPr="00AD2AB9">
        <w:rPr>
          <w:rFonts w:hint="eastAsia"/>
          <w:spacing w:val="2"/>
          <w:szCs w:val="21"/>
        </w:rPr>
        <w:t>2</w:t>
      </w:r>
      <w:r w:rsidR="00211DD9" w:rsidRPr="00AD2AB9">
        <w:rPr>
          <w:spacing w:val="2"/>
          <w:szCs w:val="21"/>
        </w:rPr>
        <w:t>018</w:t>
      </w:r>
      <w:r w:rsidR="00211DD9" w:rsidRPr="00AD2AB9">
        <w:rPr>
          <w:rFonts w:hint="eastAsia"/>
          <w:spacing w:val="2"/>
          <w:szCs w:val="21"/>
        </w:rPr>
        <w:t>年</w:t>
      </w:r>
      <w:r w:rsidR="00211DD9" w:rsidRPr="009D4E19">
        <w:rPr>
          <w:spacing w:val="2"/>
          <w:szCs w:val="21"/>
        </w:rPr>
        <w:t>4</w:t>
      </w:r>
      <w:r w:rsidR="00211DD9" w:rsidRPr="00594745">
        <w:rPr>
          <w:rFonts w:hint="eastAsia"/>
          <w:spacing w:val="2"/>
          <w:szCs w:val="21"/>
        </w:rPr>
        <w:t>月</w:t>
      </w:r>
      <w:r w:rsidR="00211DD9" w:rsidRPr="00594745">
        <w:rPr>
          <w:spacing w:val="2"/>
          <w:szCs w:val="21"/>
        </w:rPr>
        <w:t>24</w:t>
      </w:r>
      <w:r w:rsidR="00211DD9" w:rsidRPr="00594745">
        <w:rPr>
          <w:rFonts w:hint="eastAsia"/>
          <w:spacing w:val="2"/>
          <w:szCs w:val="21"/>
        </w:rPr>
        <w:t>日</w:t>
      </w:r>
      <w:r w:rsidR="00211DD9" w:rsidRPr="00AD2AB9">
        <w:rPr>
          <w:rFonts w:hint="eastAsia"/>
          <w:spacing w:val="2"/>
          <w:szCs w:val="21"/>
        </w:rPr>
        <w:t>本文所提晴空功率模型和</w:t>
      </w:r>
      <w:r w:rsidR="00211DD9" w:rsidRPr="00AD2AB9">
        <w:rPr>
          <w:rFonts w:hint="eastAsia"/>
          <w:spacing w:val="2"/>
          <w:szCs w:val="21"/>
        </w:rPr>
        <w:t>a</w:t>
      </w:r>
      <w:r w:rsidR="00211DD9" w:rsidRPr="00AD2AB9">
        <w:rPr>
          <w:rFonts w:hint="eastAsia"/>
          <w:spacing w:val="2"/>
          <w:szCs w:val="21"/>
        </w:rPr>
        <w:t>）、</w:t>
      </w:r>
      <w:r w:rsidR="00211DD9" w:rsidRPr="00AD2AB9">
        <w:rPr>
          <w:rFonts w:hint="eastAsia"/>
          <w:spacing w:val="2"/>
          <w:szCs w:val="21"/>
        </w:rPr>
        <w:t>b</w:t>
      </w:r>
      <w:r w:rsidR="00211DD9" w:rsidRPr="00AD2AB9">
        <w:rPr>
          <w:rFonts w:hint="eastAsia"/>
          <w:spacing w:val="2"/>
          <w:szCs w:val="21"/>
        </w:rPr>
        <w:t>）两种对照方案与实测功率之间的对比结果，距离此日最近的一个晴天是</w:t>
      </w:r>
      <w:r w:rsidR="00211DD9" w:rsidRPr="00AD2AB9">
        <w:rPr>
          <w:rFonts w:hint="eastAsia"/>
          <w:spacing w:val="2"/>
          <w:szCs w:val="21"/>
        </w:rPr>
        <w:t>2</w:t>
      </w:r>
      <w:r w:rsidR="00211DD9" w:rsidRPr="00AD2AB9">
        <w:rPr>
          <w:spacing w:val="2"/>
          <w:szCs w:val="21"/>
        </w:rPr>
        <w:t>018</w:t>
      </w:r>
      <w:r w:rsidR="00211DD9" w:rsidRPr="00AD2AB9">
        <w:rPr>
          <w:rFonts w:hint="eastAsia"/>
          <w:spacing w:val="2"/>
          <w:szCs w:val="21"/>
        </w:rPr>
        <w:t>年</w:t>
      </w:r>
      <w:r w:rsidR="00211DD9">
        <w:rPr>
          <w:spacing w:val="2"/>
          <w:szCs w:val="21"/>
        </w:rPr>
        <w:t>4</w:t>
      </w:r>
      <w:r w:rsidR="00211DD9" w:rsidRPr="00AD2AB9">
        <w:rPr>
          <w:rFonts w:hint="eastAsia"/>
          <w:spacing w:val="2"/>
          <w:szCs w:val="21"/>
        </w:rPr>
        <w:t>月</w:t>
      </w:r>
      <w:r w:rsidR="00211DD9" w:rsidRPr="00AD2AB9">
        <w:rPr>
          <w:rFonts w:hint="eastAsia"/>
          <w:spacing w:val="2"/>
          <w:szCs w:val="21"/>
        </w:rPr>
        <w:t>8</w:t>
      </w:r>
      <w:r w:rsidR="00211DD9" w:rsidRPr="00AD2AB9">
        <w:rPr>
          <w:rFonts w:hint="eastAsia"/>
          <w:spacing w:val="2"/>
          <w:szCs w:val="21"/>
        </w:rPr>
        <w:t>日</w:t>
      </w:r>
      <w:r w:rsidR="00211DD9">
        <w:rPr>
          <w:rFonts w:hint="eastAsia"/>
          <w:spacing w:val="2"/>
          <w:szCs w:val="21"/>
        </w:rPr>
        <w:t>。</w:t>
      </w:r>
      <w:r w:rsidR="001C5248">
        <w:rPr>
          <w:rFonts w:hint="eastAsia"/>
          <w:spacing w:val="2"/>
          <w:szCs w:val="21"/>
        </w:rPr>
        <w:t>由图</w:t>
      </w:r>
      <w:r w:rsidR="00031116">
        <w:rPr>
          <w:rFonts w:hint="eastAsia"/>
          <w:spacing w:val="2"/>
          <w:szCs w:val="21"/>
        </w:rPr>
        <w:t>3</w:t>
      </w:r>
      <w:r w:rsidR="001C5248">
        <w:rPr>
          <w:rFonts w:hint="eastAsia"/>
          <w:spacing w:val="2"/>
          <w:szCs w:val="21"/>
        </w:rPr>
        <w:t>可知，</w:t>
      </w:r>
      <w:r w:rsidR="00211DD9">
        <w:rPr>
          <w:rFonts w:hint="eastAsia"/>
          <w:spacing w:val="2"/>
          <w:szCs w:val="21"/>
        </w:rPr>
        <w:t>相邻晴天的结果</w:t>
      </w:r>
      <w:r w:rsidR="00211DD9" w:rsidRPr="00AD2AB9">
        <w:rPr>
          <w:rFonts w:hint="eastAsia"/>
          <w:spacing w:val="2"/>
          <w:szCs w:val="21"/>
        </w:rPr>
        <w:t>由于积日的影响，相邻晴天的曲线与本日的实际出力在日出日落时刻上已经出现了差异</w:t>
      </w:r>
      <w:r w:rsidR="001C5248">
        <w:rPr>
          <w:rFonts w:hint="eastAsia"/>
          <w:spacing w:val="2"/>
          <w:szCs w:val="21"/>
        </w:rPr>
        <w:t>；</w:t>
      </w:r>
      <w:r w:rsidR="00211DD9" w:rsidRPr="00AD2AB9">
        <w:rPr>
          <w:rFonts w:hint="eastAsia"/>
          <w:spacing w:val="2"/>
          <w:szCs w:val="21"/>
        </w:rPr>
        <w:t>分位数回归</w:t>
      </w:r>
      <w:r w:rsidR="00211DD9">
        <w:rPr>
          <w:rFonts w:hint="eastAsia"/>
          <w:spacing w:val="2"/>
          <w:szCs w:val="21"/>
        </w:rPr>
        <w:t>方法得</w:t>
      </w:r>
      <w:r w:rsidR="00211DD9">
        <w:rPr>
          <w:rFonts w:hint="eastAsia"/>
          <w:spacing w:val="2"/>
          <w:szCs w:val="21"/>
        </w:rPr>
        <w:lastRenderedPageBreak/>
        <w:t>到的结果</w:t>
      </w:r>
      <w:r w:rsidR="00211DD9" w:rsidRPr="00AD2AB9">
        <w:rPr>
          <w:rFonts w:hint="eastAsia"/>
          <w:spacing w:val="2"/>
          <w:szCs w:val="21"/>
        </w:rPr>
        <w:t>只是取了一定概率下大于实际出力的曲线作为基准值，</w:t>
      </w:r>
      <w:r w:rsidR="00211DD9">
        <w:rPr>
          <w:rFonts w:hint="eastAsia"/>
          <w:spacing w:val="2"/>
          <w:szCs w:val="21"/>
        </w:rPr>
        <w:t>与真实值并不是很贴合，</w:t>
      </w:r>
      <w:r w:rsidR="00211DD9" w:rsidRPr="00AD2AB9">
        <w:rPr>
          <w:rFonts w:hint="eastAsia"/>
          <w:spacing w:val="2"/>
          <w:szCs w:val="21"/>
        </w:rPr>
        <w:t>也并没有解</w:t>
      </w:r>
      <w:r w:rsidR="001C5248">
        <w:rPr>
          <w:rFonts w:hint="eastAsia"/>
          <w:spacing w:val="2"/>
          <w:szCs w:val="21"/>
        </w:rPr>
        <w:t>决</w:t>
      </w:r>
      <w:r w:rsidR="00211DD9">
        <w:rPr>
          <w:rFonts w:hint="eastAsia"/>
          <w:spacing w:val="2"/>
          <w:szCs w:val="21"/>
        </w:rPr>
        <w:t>积日</w:t>
      </w:r>
      <w:r w:rsidR="00211DD9" w:rsidRPr="00AD2AB9">
        <w:rPr>
          <w:rFonts w:hint="eastAsia"/>
          <w:spacing w:val="2"/>
          <w:szCs w:val="21"/>
        </w:rPr>
        <w:t>的问题</w:t>
      </w:r>
      <w:r w:rsidR="001C5248">
        <w:rPr>
          <w:rFonts w:hint="eastAsia"/>
          <w:spacing w:val="2"/>
          <w:szCs w:val="21"/>
        </w:rPr>
        <w:t>。</w:t>
      </w:r>
      <w:r w:rsidR="00211DD9" w:rsidRPr="00AD2AB9">
        <w:rPr>
          <w:rFonts w:hint="eastAsia"/>
          <w:spacing w:val="2"/>
          <w:szCs w:val="21"/>
        </w:rPr>
        <w:t>而本文提出的晴空模型很好地匹配了当日电站的实际出力，说明本文所提模型在一定程度上可以描述电站的出力特性。</w:t>
      </w:r>
    </w:p>
    <w:p w14:paraId="67463DFD" w14:textId="41A597E7" w:rsidR="00211DD9" w:rsidRPr="00352D0E" w:rsidRDefault="00211DD9" w:rsidP="00211DD9">
      <w:r>
        <w:t>3</w:t>
      </w:r>
      <w:r w:rsidRPr="008448C1">
        <w:t>.</w:t>
      </w:r>
      <w:r>
        <w:t>2</w:t>
      </w:r>
      <w:r w:rsidRPr="008448C1">
        <w:t xml:space="preserve">  </w:t>
      </w:r>
      <w:r>
        <w:rPr>
          <w:rFonts w:ascii="黑体" w:eastAsia="黑体" w:hint="eastAsia"/>
        </w:rPr>
        <w:t>预测模型实例分析</w:t>
      </w:r>
    </w:p>
    <w:p w14:paraId="0CC500CC" w14:textId="53983D66" w:rsidR="00211DD9" w:rsidRDefault="00211DD9" w:rsidP="00A76F91">
      <w:pPr>
        <w:snapToGrid w:val="0"/>
        <w:spacing w:line="314" w:lineRule="exact"/>
        <w:ind w:firstLine="420"/>
        <w:rPr>
          <w:szCs w:val="21"/>
        </w:rPr>
      </w:pPr>
      <w:r w:rsidRPr="00D54400">
        <w:rPr>
          <w:rFonts w:hint="eastAsia"/>
          <w:szCs w:val="21"/>
        </w:rPr>
        <w:t>测试算例所用样本</w:t>
      </w:r>
      <w:r>
        <w:rPr>
          <w:rFonts w:hint="eastAsia"/>
          <w:szCs w:val="21"/>
        </w:rPr>
        <w:t>同样</w:t>
      </w:r>
      <w:r w:rsidRPr="00D54400">
        <w:rPr>
          <w:rFonts w:hint="eastAsia"/>
          <w:szCs w:val="21"/>
        </w:rPr>
        <w:t>来自于该电站</w:t>
      </w:r>
      <w:r w:rsidRPr="00D54400">
        <w:rPr>
          <w:rFonts w:hint="eastAsia"/>
          <w:szCs w:val="21"/>
        </w:rPr>
        <w:t>2</w:t>
      </w:r>
      <w:r w:rsidRPr="00D54400">
        <w:rPr>
          <w:szCs w:val="21"/>
        </w:rPr>
        <w:t>018</w:t>
      </w:r>
      <w:r w:rsidRPr="00D54400">
        <w:rPr>
          <w:rFonts w:hint="eastAsia"/>
          <w:szCs w:val="21"/>
        </w:rPr>
        <w:t>年功率数据中出力光滑的全天数据，共</w:t>
      </w:r>
      <w:r>
        <w:rPr>
          <w:szCs w:val="21"/>
        </w:rPr>
        <w:t>76</w:t>
      </w:r>
      <w:r w:rsidRPr="00D54400">
        <w:rPr>
          <w:rFonts w:hint="eastAsia"/>
          <w:szCs w:val="21"/>
        </w:rPr>
        <w:t>天</w:t>
      </w:r>
      <w:r>
        <w:rPr>
          <w:rFonts w:hint="eastAsia"/>
          <w:szCs w:val="21"/>
        </w:rPr>
        <w:t>。</w:t>
      </w:r>
      <w:r w:rsidRPr="00D54400">
        <w:rPr>
          <w:rFonts w:hint="eastAsia"/>
          <w:szCs w:val="21"/>
        </w:rPr>
        <w:t>采用均方根误差作为模型的评价指标，如下：</w:t>
      </w:r>
    </w:p>
    <w:p w14:paraId="7CBC40DC" w14:textId="6F955357" w:rsidR="00211DD9" w:rsidRPr="00BC5361" w:rsidRDefault="004775AD" w:rsidP="00CA25F8">
      <w:pPr>
        <w:snapToGrid w:val="0"/>
        <w:jc w:val="right"/>
        <w:rPr>
          <w:szCs w:val="21"/>
        </w:rPr>
      </w:pPr>
      <w:r w:rsidRPr="0080186D">
        <w:rPr>
          <w:noProof/>
          <w:position w:val="-30"/>
        </w:rPr>
        <w:object w:dxaOrig="3780" w:dyaOrig="980" w14:anchorId="1AA534AE">
          <v:shape id="_x0000_i1103" type="#_x0000_t75" alt="" style="width:189.2pt;height:48.9pt;mso-width-percent:0;mso-height-percent:0;mso-width-percent:0;mso-height-percent:0" o:ole="">
            <v:imagedata r:id="rId167" o:title=""/>
          </v:shape>
          <o:OLEObject Type="Embed" ProgID="Equation.DSMT4" ShapeID="_x0000_i1103" DrawAspect="Content" ObjectID="_1648020222" r:id="rId168"/>
        </w:object>
      </w:r>
      <w:r w:rsidR="00211DD9">
        <w:t xml:space="preserve">  </w:t>
      </w:r>
      <w:r w:rsidR="00211DD9">
        <w:fldChar w:fldCharType="begin"/>
      </w:r>
      <w:r w:rsidR="00211DD9">
        <w:instrText xml:space="preserve"> MACROBUTTON MTPlaceRef \* MERGEFORMAT </w:instrText>
      </w:r>
      <w:r w:rsidR="00211DD9">
        <w:fldChar w:fldCharType="begin"/>
      </w:r>
      <w:r w:rsidR="00211DD9">
        <w:instrText xml:space="preserve"> SEQ MTEqn \h \* MERGEFORMAT </w:instrText>
      </w:r>
      <w:r w:rsidR="00211DD9">
        <w:fldChar w:fldCharType="end"/>
      </w:r>
      <w:r w:rsidR="00211DD9">
        <w:instrText>(</w:instrText>
      </w:r>
      <w:r w:rsidR="00AA2EED">
        <w:fldChar w:fldCharType="begin"/>
      </w:r>
      <w:r w:rsidR="00AA2EED">
        <w:instrText xml:space="preserve"> SEQ MTEqn \c \* Arabic \* MERGEFORMAT </w:instrText>
      </w:r>
      <w:r w:rsidR="00AA2EED">
        <w:fldChar w:fldCharType="separate"/>
      </w:r>
      <w:r w:rsidR="00AA2EED">
        <w:rPr>
          <w:noProof/>
        </w:rPr>
        <w:instrText>17</w:instrText>
      </w:r>
      <w:r w:rsidR="00AA2EED">
        <w:rPr>
          <w:noProof/>
        </w:rPr>
        <w:fldChar w:fldCharType="end"/>
      </w:r>
      <w:r w:rsidR="00211DD9">
        <w:instrText>)</w:instrText>
      </w:r>
      <w:r w:rsidR="00211DD9">
        <w:fldChar w:fldCharType="end"/>
      </w:r>
    </w:p>
    <w:p w14:paraId="7A9CDE9B" w14:textId="1FFB86D5" w:rsidR="00211DD9" w:rsidRDefault="00211DD9" w:rsidP="009D4E19">
      <w:pPr>
        <w:snapToGrid w:val="0"/>
        <w:rPr>
          <w:szCs w:val="21"/>
        </w:rPr>
      </w:pPr>
      <w:r w:rsidRPr="00D54400">
        <w:rPr>
          <w:rFonts w:hint="eastAsia"/>
          <w:szCs w:val="21"/>
        </w:rPr>
        <w:t>其中</w:t>
      </w:r>
      <w:r w:rsidR="001C5248">
        <w:rPr>
          <w:rFonts w:hint="eastAsia"/>
          <w:szCs w:val="21"/>
        </w:rPr>
        <w:t>，</w:t>
      </w:r>
      <w:r w:rsidR="004775AD" w:rsidRPr="0080186D">
        <w:rPr>
          <w:noProof/>
          <w:position w:val="-14"/>
        </w:rPr>
        <w:object w:dxaOrig="360" w:dyaOrig="360" w14:anchorId="6FA63546">
          <v:shape id="_x0000_i1104" type="#_x0000_t75" alt="" style="width:17.85pt;height:17.85pt;mso-width-percent:0;mso-height-percent:0;mso-width-percent:0;mso-height-percent:0" o:ole="">
            <v:imagedata r:id="rId169" o:title=""/>
          </v:shape>
          <o:OLEObject Type="Embed" ProgID="Equation.DSMT4" ShapeID="_x0000_i1104" DrawAspect="Content" ObjectID="_1648020223" r:id="rId170"/>
        </w:object>
      </w:r>
      <w:r w:rsidRPr="00D54400">
        <w:rPr>
          <w:rFonts w:hint="eastAsia"/>
          <w:szCs w:val="21"/>
        </w:rPr>
        <w:t>是电站容量</w:t>
      </w:r>
      <w:r>
        <w:rPr>
          <w:rFonts w:hint="eastAsia"/>
          <w:szCs w:val="21"/>
        </w:rPr>
        <w:t>,</w:t>
      </w:r>
      <w:r w:rsidR="004775AD" w:rsidRPr="0080186D">
        <w:rPr>
          <w:noProof/>
          <w:position w:val="-10"/>
        </w:rPr>
        <w:object w:dxaOrig="920" w:dyaOrig="300" w14:anchorId="0480E83C">
          <v:shape id="_x0000_i1105" type="#_x0000_t75" alt="" style="width:46.25pt;height:15.25pt;mso-width-percent:0;mso-height-percent:0;mso-width-percent:0;mso-height-percent:0" o:ole="">
            <v:imagedata r:id="rId171" o:title=""/>
          </v:shape>
          <o:OLEObject Type="Embed" ProgID="Equation.DSMT4" ShapeID="_x0000_i1105" DrawAspect="Content" ObjectID="_1648020224" r:id="rId172"/>
        </w:object>
      </w:r>
      <w:r w:rsidRPr="00D54400">
        <w:rPr>
          <w:rFonts w:hint="eastAsia"/>
          <w:szCs w:val="21"/>
        </w:rPr>
        <w:t xml:space="preserve"> </w:t>
      </w:r>
      <w:r w:rsidRPr="00D54400">
        <w:rPr>
          <w:rFonts w:hint="eastAsia"/>
          <w:szCs w:val="21"/>
        </w:rPr>
        <w:t>和</w:t>
      </w:r>
      <w:r w:rsidRPr="00D54400">
        <w:rPr>
          <w:szCs w:val="21"/>
        </w:rPr>
        <w:t xml:space="preserve"> </w:t>
      </w:r>
      <w:r w:rsidR="004775AD" w:rsidRPr="0080186D">
        <w:rPr>
          <w:noProof/>
          <w:position w:val="-10"/>
        </w:rPr>
        <w:object w:dxaOrig="920" w:dyaOrig="300" w14:anchorId="40177B95">
          <v:shape id="_x0000_i1106" type="#_x0000_t75" alt="" style="width:46.25pt;height:15.25pt;mso-width-percent:0;mso-height-percent:0;mso-width-percent:0;mso-height-percent:0" o:ole="">
            <v:imagedata r:id="rId173" o:title=""/>
          </v:shape>
          <o:OLEObject Type="Embed" ProgID="Equation.DSMT4" ShapeID="_x0000_i1106" DrawAspect="Content" ObjectID="_1648020225" r:id="rId174"/>
        </w:object>
      </w:r>
      <w:r w:rsidRPr="00D54400">
        <w:rPr>
          <w:rFonts w:hint="eastAsia"/>
          <w:szCs w:val="21"/>
        </w:rPr>
        <w:t>分别是第</w:t>
      </w:r>
      <w:r w:rsidRPr="00D54400">
        <w:rPr>
          <w:rFonts w:hint="eastAsia"/>
          <w:szCs w:val="21"/>
        </w:rPr>
        <w:t>k</w:t>
      </w:r>
      <w:proofErr w:type="gramStart"/>
      <w:r w:rsidRPr="00D54400">
        <w:rPr>
          <w:rFonts w:hint="eastAsia"/>
          <w:szCs w:val="21"/>
        </w:rPr>
        <w:t>个</w:t>
      </w:r>
      <w:proofErr w:type="gramEnd"/>
      <w:r w:rsidRPr="00D54400">
        <w:rPr>
          <w:rFonts w:hint="eastAsia"/>
          <w:szCs w:val="21"/>
        </w:rPr>
        <w:t>预测时刻的真实值和预测值，</w:t>
      </w:r>
      <w:r w:rsidRPr="00D54400">
        <w:rPr>
          <w:rFonts w:hint="eastAsia"/>
          <w:szCs w:val="21"/>
        </w:rPr>
        <w:t>k</w:t>
      </w:r>
      <w:r w:rsidRPr="00D54400">
        <w:rPr>
          <w:rFonts w:hint="eastAsia"/>
          <w:szCs w:val="21"/>
        </w:rPr>
        <w:t>代表预测的时间尺度，</w:t>
      </w:r>
      <w:r w:rsidRPr="00D54400">
        <w:rPr>
          <w:rFonts w:hint="eastAsia"/>
          <w:szCs w:val="21"/>
        </w:rPr>
        <w:t>n</w:t>
      </w:r>
      <w:r w:rsidRPr="00D54400">
        <w:rPr>
          <w:rFonts w:hint="eastAsia"/>
          <w:szCs w:val="21"/>
        </w:rPr>
        <w:t>代表样本的总数。</w:t>
      </w:r>
    </w:p>
    <w:p w14:paraId="6F14EAA0" w14:textId="4EAB3275" w:rsidR="00211DD9" w:rsidRPr="00AD2AB9" w:rsidRDefault="00211DD9" w:rsidP="00211DD9">
      <w:pPr>
        <w:snapToGrid w:val="0"/>
        <w:spacing w:line="314" w:lineRule="exact"/>
        <w:ind w:firstLine="420"/>
        <w:rPr>
          <w:spacing w:val="2"/>
          <w:szCs w:val="21"/>
        </w:rPr>
      </w:pPr>
      <w:r w:rsidRPr="00AD2AB9">
        <w:rPr>
          <w:rFonts w:hint="eastAsia"/>
          <w:spacing w:val="2"/>
          <w:szCs w:val="21"/>
        </w:rPr>
        <w:t>为验证所提出预测算法</w:t>
      </w:r>
      <w:proofErr w:type="gramStart"/>
      <w:r w:rsidRPr="00AD2AB9">
        <w:rPr>
          <w:rFonts w:hint="eastAsia"/>
          <w:spacing w:val="2"/>
          <w:szCs w:val="21"/>
        </w:rPr>
        <w:t>对光伏超短期</w:t>
      </w:r>
      <w:proofErr w:type="gramEnd"/>
      <w:r w:rsidRPr="00AD2AB9">
        <w:rPr>
          <w:rFonts w:hint="eastAsia"/>
          <w:spacing w:val="2"/>
          <w:szCs w:val="21"/>
        </w:rPr>
        <w:t>预测精度的效果，本节选择常用的</w:t>
      </w:r>
      <w:r w:rsidRPr="00AD2AB9">
        <w:rPr>
          <w:spacing w:val="2"/>
          <w:szCs w:val="21"/>
        </w:rPr>
        <w:t>SVR</w:t>
      </w:r>
      <w:r w:rsidR="001C06AF">
        <w:rPr>
          <w:spacing w:val="2"/>
          <w:szCs w:val="21"/>
          <w:vertAlign w:val="superscript"/>
        </w:rPr>
        <w:fldChar w:fldCharType="begin"/>
      </w:r>
      <w:r w:rsidR="001C06AF">
        <w:rPr>
          <w:spacing w:val="2"/>
          <w:szCs w:val="21"/>
          <w:vertAlign w:val="superscript"/>
        </w:rPr>
        <w:instrText xml:space="preserve"> REF _Ref33456370 \r \h </w:instrText>
      </w:r>
      <w:r w:rsidR="001C06AF">
        <w:rPr>
          <w:spacing w:val="2"/>
          <w:szCs w:val="21"/>
          <w:vertAlign w:val="superscript"/>
        </w:rPr>
      </w:r>
      <w:r w:rsidR="001C06AF">
        <w:rPr>
          <w:spacing w:val="2"/>
          <w:szCs w:val="21"/>
          <w:vertAlign w:val="superscript"/>
        </w:rPr>
        <w:fldChar w:fldCharType="separate"/>
      </w:r>
      <w:ins w:id="76" w:author="mayuan" w:date="2020-04-10T10:25:00Z">
        <w:r w:rsidR="00AA2EED">
          <w:rPr>
            <w:spacing w:val="2"/>
            <w:szCs w:val="21"/>
            <w:vertAlign w:val="superscript"/>
          </w:rPr>
          <w:t>[18]</w:t>
        </w:r>
      </w:ins>
      <w:del w:id="77" w:author="mayuan" w:date="2020-04-10T10:25:00Z">
        <w:r w:rsidR="007F2D4D" w:rsidDel="00AA2EED">
          <w:rPr>
            <w:spacing w:val="2"/>
            <w:szCs w:val="21"/>
            <w:vertAlign w:val="superscript"/>
          </w:rPr>
          <w:delText>[17]</w:delText>
        </w:r>
      </w:del>
      <w:r w:rsidR="001C06AF">
        <w:rPr>
          <w:spacing w:val="2"/>
          <w:szCs w:val="21"/>
          <w:vertAlign w:val="superscript"/>
        </w:rPr>
        <w:fldChar w:fldCharType="end"/>
      </w:r>
      <w:r w:rsidRPr="00AD2AB9">
        <w:rPr>
          <w:rFonts w:hint="eastAsia"/>
          <w:spacing w:val="2"/>
          <w:szCs w:val="21"/>
        </w:rPr>
        <w:t>模型</w:t>
      </w:r>
      <w:r>
        <w:rPr>
          <w:rFonts w:hint="eastAsia"/>
          <w:spacing w:val="2"/>
          <w:szCs w:val="21"/>
        </w:rPr>
        <w:t>和相似</w:t>
      </w:r>
      <w:proofErr w:type="gramStart"/>
      <w:r>
        <w:rPr>
          <w:rFonts w:hint="eastAsia"/>
          <w:spacing w:val="2"/>
          <w:szCs w:val="21"/>
        </w:rPr>
        <w:t>日方法</w:t>
      </w:r>
      <w:proofErr w:type="gramEnd"/>
      <w:r w:rsidRPr="00AD2AB9">
        <w:rPr>
          <w:rFonts w:hint="eastAsia"/>
          <w:spacing w:val="2"/>
          <w:szCs w:val="21"/>
        </w:rPr>
        <w:t>预测的结果作为对照</w:t>
      </w:r>
      <w:r>
        <w:rPr>
          <w:rFonts w:hint="eastAsia"/>
          <w:spacing w:val="2"/>
          <w:szCs w:val="21"/>
        </w:rPr>
        <w:t>，本文此处相似日用于预测是把相似日代替晴空模型代入到本文的预测算法中进行迭代预测，但是不进行天内的更新</w:t>
      </w:r>
      <w:r w:rsidRPr="00AD2AB9">
        <w:rPr>
          <w:rFonts w:hint="eastAsia"/>
          <w:spacing w:val="2"/>
          <w:szCs w:val="21"/>
        </w:rPr>
        <w:t>。</w:t>
      </w:r>
    </w:p>
    <w:p w14:paraId="43975FE5" w14:textId="070A6FF2" w:rsidR="00D510E0" w:rsidRDefault="00211DD9" w:rsidP="00D510E0">
      <w:pPr>
        <w:snapToGrid w:val="0"/>
        <w:spacing w:line="314" w:lineRule="exact"/>
        <w:ind w:firstLine="420"/>
      </w:pPr>
      <w:r>
        <w:rPr>
          <w:rFonts w:hint="eastAsia"/>
          <w:spacing w:val="2"/>
          <w:szCs w:val="21"/>
        </w:rPr>
        <w:t>首先是模型的参数</w:t>
      </w:r>
      <w:r w:rsidR="004775AD" w:rsidRPr="0080186D">
        <w:rPr>
          <w:noProof/>
          <w:position w:val="-10"/>
        </w:rPr>
        <w:object w:dxaOrig="220" w:dyaOrig="320" w14:anchorId="74D580A9">
          <v:shape id="_x0000_i1107" type="#_x0000_t75" alt="" style="width:11.05pt;height:16.3pt;mso-width-percent:0;mso-height-percent:0;mso-width-percent:0;mso-height-percent:0" o:ole="">
            <v:imagedata r:id="rId175" o:title=""/>
          </v:shape>
          <o:OLEObject Type="Embed" ProgID="Equation.DSMT4" ShapeID="_x0000_i1107" DrawAspect="Content" ObjectID="_1648020226" r:id="rId176"/>
        </w:object>
      </w:r>
      <w:r w:rsidRPr="009D4E19">
        <w:rPr>
          <w:rFonts w:hint="eastAsia"/>
          <w:spacing w:val="2"/>
          <w:szCs w:val="21"/>
        </w:rPr>
        <w:t>的确定</w:t>
      </w:r>
      <w:r w:rsidR="001C5248">
        <w:rPr>
          <w:rFonts w:hint="eastAsia"/>
          <w:spacing w:val="2"/>
          <w:szCs w:val="21"/>
        </w:rPr>
        <w:t>。</w:t>
      </w:r>
      <w:r w:rsidRPr="009D4E19">
        <w:rPr>
          <w:rFonts w:hint="eastAsia"/>
          <w:spacing w:val="2"/>
          <w:szCs w:val="21"/>
        </w:rPr>
        <w:t>根据</w:t>
      </w:r>
      <w:r w:rsidRPr="00C96BA9">
        <w:rPr>
          <w:rFonts w:hint="eastAsia"/>
          <w:spacing w:val="2"/>
          <w:szCs w:val="21"/>
        </w:rPr>
        <w:t>2</w:t>
      </w:r>
      <w:r w:rsidRPr="00C96BA9">
        <w:rPr>
          <w:spacing w:val="2"/>
          <w:szCs w:val="21"/>
        </w:rPr>
        <w:t>0</w:t>
      </w:r>
      <w:r w:rsidRPr="009D4E19">
        <w:rPr>
          <w:spacing w:val="2"/>
          <w:szCs w:val="21"/>
        </w:rPr>
        <w:t>17</w:t>
      </w:r>
      <w:r w:rsidRPr="009D4E19">
        <w:rPr>
          <w:rFonts w:hint="eastAsia"/>
          <w:spacing w:val="2"/>
          <w:szCs w:val="21"/>
        </w:rPr>
        <w:t>年结果的后验分析，</w:t>
      </w:r>
      <w:r w:rsidR="004775AD" w:rsidRPr="0080186D">
        <w:rPr>
          <w:noProof/>
          <w:position w:val="-10"/>
        </w:rPr>
        <w:object w:dxaOrig="220" w:dyaOrig="320" w14:anchorId="732E893C">
          <v:shape id="_x0000_i1108" type="#_x0000_t75" alt="" style="width:11.05pt;height:16.3pt;mso-width-percent:0;mso-height-percent:0;mso-width-percent:0;mso-height-percent:0" o:ole="">
            <v:imagedata r:id="rId177" o:title=""/>
          </v:shape>
          <o:OLEObject Type="Embed" ProgID="Equation.DSMT4" ShapeID="_x0000_i1108" DrawAspect="Content" ObjectID="_1648020227" r:id="rId178"/>
        </w:object>
      </w:r>
      <w:r w:rsidRPr="009D4E19">
        <w:rPr>
          <w:rFonts w:hint="eastAsia"/>
          <w:spacing w:val="2"/>
          <w:szCs w:val="21"/>
        </w:rPr>
        <w:t>的规律比较稳定</w:t>
      </w:r>
      <w:r w:rsidR="001C5248">
        <w:rPr>
          <w:rFonts w:hint="eastAsia"/>
          <w:spacing w:val="2"/>
          <w:szCs w:val="21"/>
        </w:rPr>
        <w:t>。</w:t>
      </w:r>
      <w:r w:rsidRPr="009D4E19">
        <w:rPr>
          <w:rFonts w:hint="eastAsia"/>
          <w:spacing w:val="2"/>
          <w:szCs w:val="21"/>
        </w:rPr>
        <w:t>在时间尺度一小时</w:t>
      </w:r>
      <w:r w:rsidR="001C5248">
        <w:rPr>
          <w:rFonts w:hint="eastAsia"/>
          <w:spacing w:val="2"/>
          <w:szCs w:val="21"/>
        </w:rPr>
        <w:t>的预测中</w:t>
      </w:r>
      <w:r w:rsidRPr="009D4E19">
        <w:rPr>
          <w:rFonts w:hint="eastAsia"/>
          <w:spacing w:val="2"/>
          <w:szCs w:val="21"/>
        </w:rPr>
        <w:t>，</w:t>
      </w:r>
      <w:r w:rsidR="004775AD" w:rsidRPr="0080186D">
        <w:rPr>
          <w:noProof/>
          <w:position w:val="-10"/>
        </w:rPr>
        <w:object w:dxaOrig="220" w:dyaOrig="320" w14:anchorId="15EAFBF8">
          <v:shape id="_x0000_i1109" type="#_x0000_t75" alt="" style="width:11.05pt;height:16.3pt;mso-width-percent:0;mso-height-percent:0;mso-width-percent:0;mso-height-percent:0" o:ole="">
            <v:imagedata r:id="rId179" o:title=""/>
          </v:shape>
          <o:OLEObject Type="Embed" ProgID="Equation.DSMT4" ShapeID="_x0000_i1109" DrawAspect="Content" ObjectID="_1648020228" r:id="rId180"/>
        </w:object>
      </w:r>
      <w:r w:rsidRPr="009D4E19">
        <w:rPr>
          <w:rFonts w:hint="eastAsia"/>
          <w:spacing w:val="2"/>
          <w:szCs w:val="21"/>
        </w:rPr>
        <w:t>取</w:t>
      </w:r>
      <w:r w:rsidRPr="009D4E19">
        <w:rPr>
          <w:spacing w:val="2"/>
          <w:szCs w:val="21"/>
        </w:rPr>
        <w:t>20</w:t>
      </w:r>
      <w:r w:rsidRPr="009D4E19">
        <w:rPr>
          <w:rFonts w:hint="eastAsia"/>
          <w:spacing w:val="2"/>
          <w:szCs w:val="21"/>
        </w:rPr>
        <w:t>至</w:t>
      </w:r>
      <w:r w:rsidRPr="009D4E19">
        <w:rPr>
          <w:spacing w:val="2"/>
          <w:szCs w:val="21"/>
        </w:rPr>
        <w:t>24</w:t>
      </w:r>
      <w:r w:rsidRPr="009D4E19">
        <w:rPr>
          <w:rFonts w:hint="eastAsia"/>
          <w:spacing w:val="2"/>
          <w:szCs w:val="21"/>
        </w:rPr>
        <w:t>即均可取得较好精度</w:t>
      </w:r>
      <w:r w:rsidR="001C5248">
        <w:rPr>
          <w:rFonts w:hint="eastAsia"/>
          <w:spacing w:val="2"/>
          <w:szCs w:val="21"/>
        </w:rPr>
        <w:t>；</w:t>
      </w:r>
      <w:r w:rsidRPr="009D4E19">
        <w:rPr>
          <w:rFonts w:hint="eastAsia"/>
          <w:spacing w:val="2"/>
          <w:szCs w:val="21"/>
        </w:rPr>
        <w:t>在时间尺度一小时之后的预测中</w:t>
      </w:r>
      <w:r w:rsidR="004775AD" w:rsidRPr="0080186D">
        <w:rPr>
          <w:noProof/>
          <w:position w:val="-10"/>
        </w:rPr>
        <w:object w:dxaOrig="220" w:dyaOrig="320" w14:anchorId="591DC217">
          <v:shape id="_x0000_i1110" type="#_x0000_t75" alt="" style="width:11.05pt;height:16.3pt;mso-width-percent:0;mso-height-percent:0;mso-width-percent:0;mso-height-percent:0" o:ole="">
            <v:imagedata r:id="rId181" o:title=""/>
          </v:shape>
          <o:OLEObject Type="Embed" ProgID="Equation.DSMT4" ShapeID="_x0000_i1110" DrawAspect="Content" ObjectID="_1648020229" r:id="rId182"/>
        </w:object>
      </w:r>
      <w:r w:rsidRPr="009D4E19">
        <w:rPr>
          <w:rFonts w:hint="eastAsia"/>
          <w:spacing w:val="2"/>
          <w:szCs w:val="21"/>
        </w:rPr>
        <w:t>取</w:t>
      </w:r>
      <w:r w:rsidRPr="009D4E19">
        <w:rPr>
          <w:spacing w:val="2"/>
          <w:szCs w:val="21"/>
        </w:rPr>
        <w:t>28</w:t>
      </w:r>
      <w:r w:rsidRPr="009D4E19">
        <w:rPr>
          <w:rFonts w:hint="eastAsia"/>
          <w:spacing w:val="2"/>
          <w:szCs w:val="21"/>
        </w:rPr>
        <w:t>时精度最高。因此本算例在一小时内的预测中</w:t>
      </w:r>
      <w:r w:rsidR="004775AD" w:rsidRPr="0080186D">
        <w:rPr>
          <w:noProof/>
          <w:position w:val="-10"/>
        </w:rPr>
        <w:object w:dxaOrig="220" w:dyaOrig="320" w14:anchorId="1A4F4FBE">
          <v:shape id="_x0000_i1111" type="#_x0000_t75" alt="" style="width:11.05pt;height:16.3pt;mso-width-percent:0;mso-height-percent:0;mso-width-percent:0;mso-height-percent:0" o:ole="">
            <v:imagedata r:id="rId183" o:title=""/>
          </v:shape>
          <o:OLEObject Type="Embed" ProgID="Equation.DSMT4" ShapeID="_x0000_i1111" DrawAspect="Content" ObjectID="_1648020230" r:id="rId184"/>
        </w:object>
      </w:r>
      <w:r w:rsidRPr="009D4E19">
        <w:rPr>
          <w:rFonts w:hint="eastAsia"/>
          <w:spacing w:val="2"/>
          <w:szCs w:val="21"/>
        </w:rPr>
        <w:t>选取</w:t>
      </w:r>
      <w:r w:rsidRPr="009D4E19">
        <w:rPr>
          <w:spacing w:val="2"/>
          <w:szCs w:val="21"/>
        </w:rPr>
        <w:t>20</w:t>
      </w:r>
      <w:r w:rsidRPr="009D4E19">
        <w:rPr>
          <w:rFonts w:hint="eastAsia"/>
          <w:spacing w:val="2"/>
          <w:szCs w:val="21"/>
        </w:rPr>
        <w:t>，一小时至三小时的预测中选取</w:t>
      </w:r>
      <w:r w:rsidRPr="009D4E19">
        <w:rPr>
          <w:spacing w:val="2"/>
          <w:szCs w:val="21"/>
        </w:rPr>
        <w:t>28</w:t>
      </w:r>
      <w:r w:rsidRPr="009D4E19">
        <w:rPr>
          <w:rFonts w:hint="eastAsia"/>
          <w:spacing w:val="2"/>
          <w:szCs w:val="21"/>
        </w:rPr>
        <w:t>。</w:t>
      </w:r>
      <w:r w:rsidRPr="00C96BA9">
        <w:rPr>
          <w:rFonts w:hint="eastAsia"/>
          <w:spacing w:val="2"/>
          <w:szCs w:val="21"/>
        </w:rPr>
        <w:t>这里需要注意的是，</w:t>
      </w:r>
      <w:r w:rsidR="004775AD" w:rsidRPr="0080186D">
        <w:rPr>
          <w:noProof/>
          <w:position w:val="-10"/>
        </w:rPr>
        <w:object w:dxaOrig="220" w:dyaOrig="320" w14:anchorId="6573DF50">
          <v:shape id="_x0000_i1112" type="#_x0000_t75" alt="" style="width:11.05pt;height:16.3pt;mso-width-percent:0;mso-height-percent:0;mso-width-percent:0;mso-height-percent:0" o:ole="">
            <v:imagedata r:id="rId185" o:title=""/>
          </v:shape>
          <o:OLEObject Type="Embed" ProgID="Equation.DSMT4" ShapeID="_x0000_i1112" DrawAspect="Content" ObjectID="_1648020231" r:id="rId186"/>
        </w:object>
      </w:r>
      <w:r w:rsidRPr="00C96BA9">
        <w:rPr>
          <w:rFonts w:hint="eastAsia"/>
          <w:spacing w:val="2"/>
          <w:szCs w:val="21"/>
        </w:rPr>
        <w:t>从开始预测的时刻开始计算，按四小时的预测时间尺度而言，</w:t>
      </w:r>
      <w:r>
        <w:rPr>
          <w:rFonts w:hint="eastAsia"/>
        </w:rPr>
        <w:t>模型从功率出现前开始迭</w:t>
      </w:r>
    </w:p>
    <w:p w14:paraId="1079E1F5" w14:textId="2443D303" w:rsidR="00211DD9" w:rsidRPr="009D4E19" w:rsidRDefault="00C85999" w:rsidP="009D4E19">
      <w:pPr>
        <w:snapToGrid w:val="0"/>
        <w:spacing w:line="314" w:lineRule="exact"/>
        <w:rPr>
          <w:spacing w:val="2"/>
          <w:szCs w:val="21"/>
        </w:rPr>
      </w:pPr>
      <w:r w:rsidRPr="00E92B9D">
        <w:rPr>
          <w:noProof/>
          <w:szCs w:val="21"/>
        </w:rPr>
        <mc:AlternateContent>
          <mc:Choice Requires="wps">
            <w:drawing>
              <wp:anchor distT="45720" distB="45720" distL="114300" distR="114300" simplePos="0" relativeHeight="251665408" behindDoc="0" locked="0" layoutInCell="1" allowOverlap="1" wp14:anchorId="7B0C21C2" wp14:editId="5DD7548D">
                <wp:simplePos x="0" y="0"/>
                <wp:positionH relativeFrom="column">
                  <wp:posOffset>3146166</wp:posOffset>
                </wp:positionH>
                <wp:positionV relativeFrom="paragraph">
                  <wp:posOffset>287440</wp:posOffset>
                </wp:positionV>
                <wp:extent cx="3093085" cy="2947035"/>
                <wp:effectExtent l="0" t="0" r="12065" b="24765"/>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085" cy="2947035"/>
                        </a:xfrm>
                        <a:prstGeom prst="rect">
                          <a:avLst/>
                        </a:prstGeom>
                        <a:solidFill>
                          <a:srgbClr val="FFFFFF"/>
                        </a:solidFill>
                        <a:ln w="9525">
                          <a:solidFill>
                            <a:schemeClr val="bg1"/>
                          </a:solidFill>
                          <a:miter lim="800000"/>
                          <a:headEnd/>
                          <a:tailEnd/>
                        </a:ln>
                      </wps:spPr>
                      <wps:txbx>
                        <w:txbxContent>
                          <w:p w14:paraId="69805D91" w14:textId="77777777" w:rsidR="00242C87" w:rsidRPr="00F22D8F" w:rsidRDefault="00242C87" w:rsidP="00E92B9D">
                            <w:pPr>
                              <w:snapToGrid w:val="0"/>
                              <w:jc w:val="center"/>
                              <w:rPr>
                                <w:rFonts w:eastAsia="黑体"/>
                                <w:spacing w:val="2"/>
                                <w:sz w:val="18"/>
                                <w:szCs w:val="18"/>
                              </w:rPr>
                            </w:pPr>
                            <w:r w:rsidRPr="00F22D8F">
                              <w:rPr>
                                <w:rFonts w:eastAsia="黑体"/>
                                <w:spacing w:val="2"/>
                                <w:sz w:val="18"/>
                                <w:szCs w:val="18"/>
                              </w:rPr>
                              <w:t>表</w:t>
                            </w:r>
                            <w:r w:rsidRPr="00F22D8F">
                              <w:rPr>
                                <w:rFonts w:eastAsia="黑体" w:hint="eastAsia"/>
                                <w:spacing w:val="2"/>
                                <w:sz w:val="18"/>
                                <w:szCs w:val="18"/>
                              </w:rPr>
                              <w:t xml:space="preserve">1  </w:t>
                            </w:r>
                            <w:r w:rsidRPr="00F22D8F">
                              <w:rPr>
                                <w:rFonts w:eastAsia="黑体" w:hint="eastAsia"/>
                                <w:spacing w:val="2"/>
                                <w:sz w:val="18"/>
                                <w:szCs w:val="18"/>
                              </w:rPr>
                              <w:t>相似</w:t>
                            </w:r>
                            <w:proofErr w:type="gramStart"/>
                            <w:r w:rsidRPr="00F22D8F">
                              <w:rPr>
                                <w:rFonts w:eastAsia="黑体" w:hint="eastAsia"/>
                                <w:spacing w:val="2"/>
                                <w:sz w:val="18"/>
                                <w:szCs w:val="18"/>
                              </w:rPr>
                              <w:t>日方法</w:t>
                            </w:r>
                            <w:proofErr w:type="gramEnd"/>
                            <w:r w:rsidRPr="00F22D8F">
                              <w:rPr>
                                <w:rFonts w:eastAsia="黑体" w:hint="eastAsia"/>
                                <w:spacing w:val="2"/>
                                <w:sz w:val="18"/>
                                <w:szCs w:val="18"/>
                              </w:rPr>
                              <w:t>的误差</w:t>
                            </w:r>
                            <w:r>
                              <w:rPr>
                                <w:rFonts w:eastAsia="黑体" w:hint="eastAsia"/>
                                <w:spacing w:val="2"/>
                                <w:sz w:val="18"/>
                                <w:szCs w:val="18"/>
                              </w:rPr>
                              <w:t>大于</w:t>
                            </w:r>
                            <w:r>
                              <w:rPr>
                                <w:rFonts w:eastAsia="黑体" w:hint="eastAsia"/>
                                <w:spacing w:val="2"/>
                                <w:sz w:val="18"/>
                                <w:szCs w:val="18"/>
                              </w:rPr>
                              <w:t>5</w:t>
                            </w:r>
                            <w:r>
                              <w:rPr>
                                <w:rFonts w:eastAsia="黑体"/>
                                <w:spacing w:val="2"/>
                                <w:sz w:val="18"/>
                                <w:szCs w:val="18"/>
                              </w:rPr>
                              <w:t>%</w:t>
                            </w:r>
                            <w:r>
                              <w:rPr>
                                <w:rFonts w:eastAsia="黑体" w:hint="eastAsia"/>
                                <w:spacing w:val="2"/>
                                <w:sz w:val="18"/>
                                <w:szCs w:val="18"/>
                              </w:rPr>
                              <w:t>的天的相似</w:t>
                            </w:r>
                            <w:proofErr w:type="gramStart"/>
                            <w:r>
                              <w:rPr>
                                <w:rFonts w:eastAsia="黑体" w:hint="eastAsia"/>
                                <w:spacing w:val="2"/>
                                <w:sz w:val="18"/>
                                <w:szCs w:val="18"/>
                              </w:rPr>
                              <w:t>日方法</w:t>
                            </w:r>
                            <w:proofErr w:type="gramEnd"/>
                            <w:r>
                              <w:rPr>
                                <w:rFonts w:eastAsia="黑体" w:hint="eastAsia"/>
                                <w:spacing w:val="2"/>
                                <w:sz w:val="18"/>
                                <w:szCs w:val="18"/>
                              </w:rPr>
                              <w:t>结果和预测模型结果对比</w:t>
                            </w:r>
                          </w:p>
                          <w:p w14:paraId="7C926677" w14:textId="77777777" w:rsidR="00242C87" w:rsidRPr="009D4E19" w:rsidRDefault="00242C87" w:rsidP="00E92B9D">
                            <w:pPr>
                              <w:adjustRightInd w:val="0"/>
                              <w:snapToGrid w:val="0"/>
                              <w:jc w:val="center"/>
                              <w:rPr>
                                <w:rFonts w:eastAsia="方正书宋简体"/>
                                <w:b/>
                                <w:spacing w:val="2"/>
                                <w:sz w:val="18"/>
                                <w:szCs w:val="21"/>
                              </w:rPr>
                            </w:pPr>
                            <w:r w:rsidRPr="002579AA">
                              <w:rPr>
                                <w:rFonts w:eastAsia="方正书宋简体"/>
                                <w:b/>
                                <w:spacing w:val="2"/>
                                <w:sz w:val="18"/>
                                <w:szCs w:val="21"/>
                              </w:rPr>
                              <w:t>Tab</w:t>
                            </w:r>
                            <w:r w:rsidRPr="002579AA">
                              <w:rPr>
                                <w:rFonts w:eastAsia="方正书宋简体" w:hint="eastAsia"/>
                                <w:b/>
                                <w:spacing w:val="2"/>
                                <w:sz w:val="18"/>
                                <w:szCs w:val="21"/>
                              </w:rPr>
                              <w:t>le 1 statistical</w:t>
                            </w:r>
                            <w:r w:rsidRPr="002579AA">
                              <w:rPr>
                                <w:rFonts w:eastAsia="方正书宋简体"/>
                                <w:b/>
                                <w:spacing w:val="2"/>
                                <w:sz w:val="18"/>
                                <w:szCs w:val="21"/>
                              </w:rPr>
                              <w:t xml:space="preserve"> result</w:t>
                            </w:r>
                            <w:r w:rsidRPr="002579AA">
                              <w:rPr>
                                <w:rFonts w:eastAsia="方正书宋简体" w:hint="eastAsia"/>
                                <w:b/>
                                <w:spacing w:val="2"/>
                                <w:sz w:val="18"/>
                                <w:szCs w:val="21"/>
                              </w:rPr>
                              <w:t>s</w:t>
                            </w:r>
                            <w:r w:rsidRPr="002A4512">
                              <w:rPr>
                                <w:rFonts w:eastAsia="方正书宋简体"/>
                                <w:b/>
                                <w:spacing w:val="2"/>
                                <w:sz w:val="18"/>
                                <w:szCs w:val="21"/>
                              </w:rPr>
                              <w:t xml:space="preserve"> comparison of the proposed method and similar day method for days with similar day method error greater than 5%</w:t>
                            </w:r>
                          </w:p>
                          <w:tbl>
                            <w:tblPr>
                              <w:tblStyle w:val="af3"/>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
                              <w:gridCol w:w="289"/>
                              <w:gridCol w:w="1056"/>
                              <w:gridCol w:w="1162"/>
                              <w:gridCol w:w="1196"/>
                            </w:tblGrid>
                            <w:tr w:rsidR="00242C87" w:rsidRPr="00693AE6" w14:paraId="20103E0D" w14:textId="77777777" w:rsidTr="00E92B9D">
                              <w:trPr>
                                <w:trHeight w:val="320"/>
                                <w:jc w:val="center"/>
                              </w:trPr>
                              <w:tc>
                                <w:tcPr>
                                  <w:tcW w:w="949" w:type="dxa"/>
                                  <w:tcBorders>
                                    <w:bottom w:val="single" w:sz="4" w:space="0" w:color="000000"/>
                                  </w:tcBorders>
                                  <w:noWrap/>
                                  <w:hideMark/>
                                </w:tcPr>
                                <w:p w14:paraId="1771E336" w14:textId="77777777" w:rsidR="00242C87" w:rsidRPr="00693AE6" w:rsidRDefault="00242C87" w:rsidP="00E92B9D">
                                  <w:pPr>
                                    <w:spacing w:line="0" w:lineRule="atLeast"/>
                                    <w:jc w:val="center"/>
                                    <w:rPr>
                                      <w:sz w:val="15"/>
                                      <w:szCs w:val="15"/>
                                    </w:rPr>
                                  </w:pPr>
                                  <w:r>
                                    <w:rPr>
                                      <w:rFonts w:hint="eastAsia"/>
                                      <w:sz w:val="15"/>
                                      <w:szCs w:val="15"/>
                                    </w:rPr>
                                    <w:t xml:space="preserve"> </w:t>
                                  </w:r>
                                  <w:r>
                                    <w:rPr>
                                      <w:sz w:val="15"/>
                                      <w:szCs w:val="15"/>
                                    </w:rPr>
                                    <w:t xml:space="preserve">  </w:t>
                                  </w:r>
                                  <w:r w:rsidRPr="00693AE6">
                                    <w:rPr>
                                      <w:rFonts w:hint="eastAsia"/>
                                      <w:sz w:val="15"/>
                                      <w:szCs w:val="15"/>
                                    </w:rPr>
                                    <w:t>日期</w:t>
                                  </w:r>
                                </w:p>
                              </w:tc>
                              <w:tc>
                                <w:tcPr>
                                  <w:tcW w:w="1345" w:type="dxa"/>
                                  <w:gridSpan w:val="2"/>
                                  <w:tcBorders>
                                    <w:bottom w:val="single" w:sz="4" w:space="0" w:color="000000"/>
                                  </w:tcBorders>
                                  <w:noWrap/>
                                  <w:hideMark/>
                                </w:tcPr>
                                <w:p w14:paraId="07264B63" w14:textId="77777777" w:rsidR="00242C87" w:rsidRDefault="00242C87" w:rsidP="00E92B9D">
                                  <w:pPr>
                                    <w:spacing w:line="0" w:lineRule="atLeast"/>
                                    <w:jc w:val="center"/>
                                    <w:rPr>
                                      <w:sz w:val="15"/>
                                      <w:szCs w:val="15"/>
                                    </w:rPr>
                                  </w:pPr>
                                  <w:r w:rsidRPr="00693AE6">
                                    <w:rPr>
                                      <w:rFonts w:hint="eastAsia"/>
                                      <w:sz w:val="15"/>
                                      <w:szCs w:val="15"/>
                                    </w:rPr>
                                    <w:t>相似日方法误差</w:t>
                                  </w:r>
                                </w:p>
                                <w:p w14:paraId="6326D45A" w14:textId="77777777" w:rsidR="00242C87" w:rsidRPr="00693AE6" w:rsidRDefault="00242C87" w:rsidP="00E92B9D">
                                  <w:pPr>
                                    <w:spacing w:line="0" w:lineRule="atLeast"/>
                                    <w:jc w:val="center"/>
                                    <w:rPr>
                                      <w:sz w:val="15"/>
                                      <w:szCs w:val="15"/>
                                    </w:rPr>
                                  </w:pPr>
                                  <w:r w:rsidRPr="004775AD">
                                    <w:rPr>
                                      <w:noProof/>
                                      <w:kern w:val="2"/>
                                      <w:position w:val="-8"/>
                                      <w:sz w:val="15"/>
                                      <w:szCs w:val="15"/>
                                    </w:rPr>
                                    <w:object w:dxaOrig="480" w:dyaOrig="240" w14:anchorId="4BC27603">
                                      <v:shape id="_x0000_i1114" type="#_x0000_t75" alt="" style="width:24.2pt;height:12.1pt;mso-width-percent:0;mso-height-percent:0;mso-width-percent:0;mso-height-percent:0" o:ole="">
                                        <v:imagedata r:id="rId187" o:title=""/>
                                      </v:shape>
                                      <o:OLEObject Type="Embed" ProgID="Equation.DSMT4" ShapeID="_x0000_i1114" DrawAspect="Content" ObjectID="_1648020237" r:id="rId188"/>
                                    </w:object>
                                  </w:r>
                                </w:p>
                              </w:tc>
                              <w:tc>
                                <w:tcPr>
                                  <w:tcW w:w="1161" w:type="dxa"/>
                                  <w:tcBorders>
                                    <w:bottom w:val="single" w:sz="4" w:space="0" w:color="000000"/>
                                  </w:tcBorders>
                                  <w:noWrap/>
                                  <w:hideMark/>
                                </w:tcPr>
                                <w:p w14:paraId="63AD7428" w14:textId="77777777" w:rsidR="00242C87" w:rsidRPr="00693AE6" w:rsidRDefault="00242C87" w:rsidP="00E92B9D">
                                  <w:pPr>
                                    <w:spacing w:line="0" w:lineRule="atLeast"/>
                                    <w:jc w:val="center"/>
                                    <w:rPr>
                                      <w:b/>
                                      <w:bCs/>
                                      <w:sz w:val="15"/>
                                      <w:szCs w:val="15"/>
                                    </w:rPr>
                                  </w:pPr>
                                  <w:r>
                                    <w:rPr>
                                      <w:rFonts w:hint="eastAsia"/>
                                      <w:spacing w:val="2"/>
                                      <w:sz w:val="15"/>
                                      <w:szCs w:val="15"/>
                                    </w:rPr>
                                    <w:t>所提方法</w:t>
                                  </w:r>
                                  <w:r w:rsidRPr="004775AD">
                                    <w:rPr>
                                      <w:noProof/>
                                      <w:kern w:val="2"/>
                                      <w:position w:val="-10"/>
                                      <w:sz w:val="15"/>
                                      <w:szCs w:val="15"/>
                                    </w:rPr>
                                    <w:object w:dxaOrig="940" w:dyaOrig="260" w14:anchorId="7E36351E">
                                      <v:shape id="_x0000_i1116" type="#_x0000_t75" alt="" style="width:47.3pt;height:13.15pt;mso-width-percent:0;mso-height-percent:0;mso-width-percent:0;mso-height-percent:0" o:ole="">
                                        <v:imagedata r:id="rId189" o:title=""/>
                                      </v:shape>
                                      <o:OLEObject Type="Embed" ProgID="Equation.DSMT4" ShapeID="_x0000_i1116" DrawAspect="Content" ObjectID="_1648020238" r:id="rId190"/>
                                    </w:object>
                                  </w:r>
                                </w:p>
                              </w:tc>
                              <w:tc>
                                <w:tcPr>
                                  <w:tcW w:w="1196" w:type="dxa"/>
                                  <w:tcBorders>
                                    <w:bottom w:val="single" w:sz="4" w:space="0" w:color="000000"/>
                                  </w:tcBorders>
                                  <w:noWrap/>
                                  <w:hideMark/>
                                </w:tcPr>
                                <w:p w14:paraId="104E1F37" w14:textId="77777777" w:rsidR="00242C87" w:rsidRPr="00693AE6" w:rsidRDefault="00242C87" w:rsidP="00E92B9D">
                                  <w:pPr>
                                    <w:spacing w:line="0" w:lineRule="atLeast"/>
                                    <w:jc w:val="center"/>
                                    <w:rPr>
                                      <w:b/>
                                      <w:bCs/>
                                      <w:sz w:val="15"/>
                                      <w:szCs w:val="15"/>
                                    </w:rPr>
                                  </w:pPr>
                                  <w:r>
                                    <w:rPr>
                                      <w:rFonts w:hint="eastAsia"/>
                                      <w:spacing w:val="2"/>
                                      <w:sz w:val="15"/>
                                      <w:szCs w:val="15"/>
                                    </w:rPr>
                                    <w:t>所提方法</w:t>
                                  </w:r>
                                  <w:r w:rsidRPr="004775AD">
                                    <w:rPr>
                                      <w:noProof/>
                                      <w:kern w:val="2"/>
                                      <w:position w:val="-10"/>
                                      <w:sz w:val="15"/>
                                      <w:szCs w:val="15"/>
                                    </w:rPr>
                                    <w:object w:dxaOrig="980" w:dyaOrig="260" w14:anchorId="00A0AC8C">
                                      <v:shape id="_x0000_i1118" type="#_x0000_t75" alt="" style="width:48.9pt;height:13.15pt;mso-width-percent:0;mso-height-percent:0;mso-width-percent:0;mso-height-percent:0" o:ole="">
                                        <v:imagedata r:id="rId191" o:title=""/>
                                      </v:shape>
                                      <o:OLEObject Type="Embed" ProgID="Equation.DSMT4" ShapeID="_x0000_i1118" DrawAspect="Content" ObjectID="_1648020239" r:id="rId192"/>
                                    </w:object>
                                  </w:r>
                                </w:p>
                              </w:tc>
                            </w:tr>
                            <w:tr w:rsidR="00242C87" w:rsidRPr="00693AE6" w14:paraId="0289E56D" w14:textId="77777777" w:rsidTr="00E92B9D">
                              <w:trPr>
                                <w:trHeight w:val="320"/>
                                <w:jc w:val="center"/>
                              </w:trPr>
                              <w:tc>
                                <w:tcPr>
                                  <w:tcW w:w="1238" w:type="dxa"/>
                                  <w:gridSpan w:val="2"/>
                                  <w:tcBorders>
                                    <w:top w:val="single" w:sz="4" w:space="0" w:color="000000"/>
                                  </w:tcBorders>
                                  <w:noWrap/>
                                  <w:hideMark/>
                                </w:tcPr>
                                <w:p w14:paraId="2A292DA0" w14:textId="77777777" w:rsidR="00242C87" w:rsidRPr="00693AE6" w:rsidRDefault="00242C87" w:rsidP="00E92B9D">
                                  <w:pPr>
                                    <w:jc w:val="center"/>
                                    <w:rPr>
                                      <w:sz w:val="15"/>
                                      <w:szCs w:val="15"/>
                                    </w:rPr>
                                  </w:pPr>
                                  <w:r w:rsidRPr="00693AE6">
                                    <w:rPr>
                                      <w:sz w:val="15"/>
                                      <w:szCs w:val="15"/>
                                    </w:rPr>
                                    <w:t>2018/2/4</w:t>
                                  </w:r>
                                </w:p>
                              </w:tc>
                              <w:tc>
                                <w:tcPr>
                                  <w:tcW w:w="1056" w:type="dxa"/>
                                  <w:tcBorders>
                                    <w:top w:val="single" w:sz="4" w:space="0" w:color="000000"/>
                                  </w:tcBorders>
                                  <w:noWrap/>
                                  <w:hideMark/>
                                </w:tcPr>
                                <w:p w14:paraId="08C80FBF" w14:textId="77777777" w:rsidR="00242C87" w:rsidRPr="00693AE6" w:rsidRDefault="00242C87" w:rsidP="00E92B9D">
                                  <w:pPr>
                                    <w:jc w:val="center"/>
                                    <w:rPr>
                                      <w:sz w:val="15"/>
                                      <w:szCs w:val="15"/>
                                    </w:rPr>
                                  </w:pPr>
                                  <w:r w:rsidRPr="00693AE6">
                                    <w:rPr>
                                      <w:sz w:val="15"/>
                                      <w:szCs w:val="15"/>
                                    </w:rPr>
                                    <w:t>10.3566</w:t>
                                  </w:r>
                                </w:p>
                              </w:tc>
                              <w:tc>
                                <w:tcPr>
                                  <w:tcW w:w="1161" w:type="dxa"/>
                                  <w:tcBorders>
                                    <w:top w:val="single" w:sz="4" w:space="0" w:color="000000"/>
                                  </w:tcBorders>
                                  <w:noWrap/>
                                  <w:hideMark/>
                                </w:tcPr>
                                <w:p w14:paraId="7E10C3D6" w14:textId="77777777" w:rsidR="00242C87" w:rsidRPr="00693AE6" w:rsidRDefault="00242C87" w:rsidP="00E92B9D">
                                  <w:pPr>
                                    <w:jc w:val="center"/>
                                    <w:rPr>
                                      <w:sz w:val="15"/>
                                      <w:szCs w:val="15"/>
                                    </w:rPr>
                                  </w:pPr>
                                  <w:r w:rsidRPr="00693AE6">
                                    <w:rPr>
                                      <w:sz w:val="15"/>
                                      <w:szCs w:val="15"/>
                                    </w:rPr>
                                    <w:t>3.011656</w:t>
                                  </w:r>
                                </w:p>
                              </w:tc>
                              <w:tc>
                                <w:tcPr>
                                  <w:tcW w:w="1196" w:type="dxa"/>
                                  <w:tcBorders>
                                    <w:top w:val="single" w:sz="4" w:space="0" w:color="000000"/>
                                  </w:tcBorders>
                                  <w:noWrap/>
                                  <w:hideMark/>
                                </w:tcPr>
                                <w:p w14:paraId="6435E472" w14:textId="77777777" w:rsidR="00242C87" w:rsidRPr="00693AE6" w:rsidRDefault="00242C87" w:rsidP="00E92B9D">
                                  <w:pPr>
                                    <w:jc w:val="center"/>
                                    <w:rPr>
                                      <w:sz w:val="15"/>
                                      <w:szCs w:val="15"/>
                                    </w:rPr>
                                  </w:pPr>
                                  <w:r w:rsidRPr="00693AE6">
                                    <w:rPr>
                                      <w:sz w:val="15"/>
                                      <w:szCs w:val="15"/>
                                    </w:rPr>
                                    <w:t>4.055076</w:t>
                                  </w:r>
                                </w:p>
                              </w:tc>
                            </w:tr>
                            <w:tr w:rsidR="00242C87" w:rsidRPr="00693AE6" w14:paraId="4E0F9DF3" w14:textId="77777777" w:rsidTr="00E92B9D">
                              <w:trPr>
                                <w:trHeight w:val="320"/>
                                <w:jc w:val="center"/>
                              </w:trPr>
                              <w:tc>
                                <w:tcPr>
                                  <w:tcW w:w="1238" w:type="dxa"/>
                                  <w:gridSpan w:val="2"/>
                                  <w:noWrap/>
                                  <w:hideMark/>
                                </w:tcPr>
                                <w:p w14:paraId="7F332B4F" w14:textId="77777777" w:rsidR="00242C87" w:rsidRPr="00693AE6" w:rsidRDefault="00242C87" w:rsidP="00E92B9D">
                                  <w:pPr>
                                    <w:jc w:val="center"/>
                                    <w:rPr>
                                      <w:sz w:val="15"/>
                                      <w:szCs w:val="15"/>
                                    </w:rPr>
                                  </w:pPr>
                                  <w:r w:rsidRPr="00693AE6">
                                    <w:rPr>
                                      <w:sz w:val="15"/>
                                      <w:szCs w:val="15"/>
                                    </w:rPr>
                                    <w:t>2018/2/24</w:t>
                                  </w:r>
                                </w:p>
                              </w:tc>
                              <w:tc>
                                <w:tcPr>
                                  <w:tcW w:w="1056" w:type="dxa"/>
                                  <w:noWrap/>
                                  <w:hideMark/>
                                </w:tcPr>
                                <w:p w14:paraId="6911760D" w14:textId="77777777" w:rsidR="00242C87" w:rsidRPr="00693AE6" w:rsidRDefault="00242C87" w:rsidP="00E92B9D">
                                  <w:pPr>
                                    <w:jc w:val="center"/>
                                    <w:rPr>
                                      <w:sz w:val="15"/>
                                      <w:szCs w:val="15"/>
                                    </w:rPr>
                                  </w:pPr>
                                  <w:r w:rsidRPr="00693AE6">
                                    <w:rPr>
                                      <w:sz w:val="15"/>
                                      <w:szCs w:val="15"/>
                                    </w:rPr>
                                    <w:t>10.36947</w:t>
                                  </w:r>
                                </w:p>
                              </w:tc>
                              <w:tc>
                                <w:tcPr>
                                  <w:tcW w:w="1161" w:type="dxa"/>
                                  <w:noWrap/>
                                  <w:hideMark/>
                                </w:tcPr>
                                <w:p w14:paraId="5DEAC755" w14:textId="77777777" w:rsidR="00242C87" w:rsidRPr="00693AE6" w:rsidRDefault="00242C87" w:rsidP="00E92B9D">
                                  <w:pPr>
                                    <w:jc w:val="center"/>
                                    <w:rPr>
                                      <w:sz w:val="15"/>
                                      <w:szCs w:val="15"/>
                                    </w:rPr>
                                  </w:pPr>
                                  <w:r w:rsidRPr="00693AE6">
                                    <w:rPr>
                                      <w:sz w:val="15"/>
                                      <w:szCs w:val="15"/>
                                    </w:rPr>
                                    <w:t>1.385518</w:t>
                                  </w:r>
                                </w:p>
                              </w:tc>
                              <w:tc>
                                <w:tcPr>
                                  <w:tcW w:w="1196" w:type="dxa"/>
                                  <w:noWrap/>
                                  <w:hideMark/>
                                </w:tcPr>
                                <w:p w14:paraId="12EDF654" w14:textId="77777777" w:rsidR="00242C87" w:rsidRPr="00693AE6" w:rsidRDefault="00242C87" w:rsidP="00E92B9D">
                                  <w:pPr>
                                    <w:jc w:val="center"/>
                                    <w:rPr>
                                      <w:sz w:val="15"/>
                                      <w:szCs w:val="15"/>
                                    </w:rPr>
                                  </w:pPr>
                                  <w:r w:rsidRPr="00693AE6">
                                    <w:rPr>
                                      <w:sz w:val="15"/>
                                      <w:szCs w:val="15"/>
                                    </w:rPr>
                                    <w:t>2.484228</w:t>
                                  </w:r>
                                </w:p>
                              </w:tc>
                            </w:tr>
                            <w:tr w:rsidR="00242C87" w:rsidRPr="00693AE6" w14:paraId="6855FDB0" w14:textId="77777777" w:rsidTr="00E92B9D">
                              <w:trPr>
                                <w:trHeight w:val="320"/>
                                <w:jc w:val="center"/>
                              </w:trPr>
                              <w:tc>
                                <w:tcPr>
                                  <w:tcW w:w="1238" w:type="dxa"/>
                                  <w:gridSpan w:val="2"/>
                                  <w:noWrap/>
                                  <w:hideMark/>
                                </w:tcPr>
                                <w:p w14:paraId="482B5E46" w14:textId="77777777" w:rsidR="00242C87" w:rsidRPr="00693AE6" w:rsidRDefault="00242C87" w:rsidP="00E92B9D">
                                  <w:pPr>
                                    <w:jc w:val="center"/>
                                    <w:rPr>
                                      <w:sz w:val="15"/>
                                      <w:szCs w:val="15"/>
                                    </w:rPr>
                                  </w:pPr>
                                  <w:r w:rsidRPr="00693AE6">
                                    <w:rPr>
                                      <w:sz w:val="15"/>
                                      <w:szCs w:val="15"/>
                                    </w:rPr>
                                    <w:t>2018/2/27</w:t>
                                  </w:r>
                                </w:p>
                              </w:tc>
                              <w:tc>
                                <w:tcPr>
                                  <w:tcW w:w="1056" w:type="dxa"/>
                                  <w:noWrap/>
                                  <w:hideMark/>
                                </w:tcPr>
                                <w:p w14:paraId="42CC8BF4" w14:textId="77777777" w:rsidR="00242C87" w:rsidRPr="00693AE6" w:rsidRDefault="00242C87" w:rsidP="00E92B9D">
                                  <w:pPr>
                                    <w:jc w:val="center"/>
                                    <w:rPr>
                                      <w:sz w:val="15"/>
                                      <w:szCs w:val="15"/>
                                    </w:rPr>
                                  </w:pPr>
                                  <w:r w:rsidRPr="00693AE6">
                                    <w:rPr>
                                      <w:sz w:val="15"/>
                                      <w:szCs w:val="15"/>
                                    </w:rPr>
                                    <w:t>6.348836</w:t>
                                  </w:r>
                                </w:p>
                              </w:tc>
                              <w:tc>
                                <w:tcPr>
                                  <w:tcW w:w="1161" w:type="dxa"/>
                                  <w:noWrap/>
                                  <w:hideMark/>
                                </w:tcPr>
                                <w:p w14:paraId="3C21F864" w14:textId="77777777" w:rsidR="00242C87" w:rsidRPr="00693AE6" w:rsidRDefault="00242C87" w:rsidP="00E92B9D">
                                  <w:pPr>
                                    <w:jc w:val="center"/>
                                    <w:rPr>
                                      <w:sz w:val="15"/>
                                      <w:szCs w:val="15"/>
                                    </w:rPr>
                                  </w:pPr>
                                  <w:r w:rsidRPr="00693AE6">
                                    <w:rPr>
                                      <w:sz w:val="15"/>
                                      <w:szCs w:val="15"/>
                                    </w:rPr>
                                    <w:t>1.777913</w:t>
                                  </w:r>
                                </w:p>
                              </w:tc>
                              <w:tc>
                                <w:tcPr>
                                  <w:tcW w:w="1196" w:type="dxa"/>
                                  <w:noWrap/>
                                  <w:hideMark/>
                                </w:tcPr>
                                <w:p w14:paraId="7E42EB9E" w14:textId="77777777" w:rsidR="00242C87" w:rsidRPr="00693AE6" w:rsidRDefault="00242C87" w:rsidP="00E92B9D">
                                  <w:pPr>
                                    <w:jc w:val="center"/>
                                    <w:rPr>
                                      <w:sz w:val="15"/>
                                      <w:szCs w:val="15"/>
                                    </w:rPr>
                                  </w:pPr>
                                  <w:r w:rsidRPr="00693AE6">
                                    <w:rPr>
                                      <w:sz w:val="15"/>
                                      <w:szCs w:val="15"/>
                                    </w:rPr>
                                    <w:t>3.9033</w:t>
                                  </w:r>
                                </w:p>
                              </w:tc>
                            </w:tr>
                            <w:tr w:rsidR="00242C87" w:rsidRPr="00693AE6" w14:paraId="09779511" w14:textId="77777777" w:rsidTr="00E92B9D">
                              <w:trPr>
                                <w:trHeight w:val="320"/>
                                <w:jc w:val="center"/>
                              </w:trPr>
                              <w:tc>
                                <w:tcPr>
                                  <w:tcW w:w="1238" w:type="dxa"/>
                                  <w:gridSpan w:val="2"/>
                                  <w:noWrap/>
                                  <w:hideMark/>
                                </w:tcPr>
                                <w:p w14:paraId="45F23B5A" w14:textId="77777777" w:rsidR="00242C87" w:rsidRPr="00693AE6" w:rsidRDefault="00242C87" w:rsidP="00E92B9D">
                                  <w:pPr>
                                    <w:jc w:val="center"/>
                                    <w:rPr>
                                      <w:sz w:val="15"/>
                                      <w:szCs w:val="15"/>
                                    </w:rPr>
                                  </w:pPr>
                                  <w:r w:rsidRPr="00693AE6">
                                    <w:rPr>
                                      <w:sz w:val="15"/>
                                      <w:szCs w:val="15"/>
                                    </w:rPr>
                                    <w:t>2018/3/25</w:t>
                                  </w:r>
                                </w:p>
                              </w:tc>
                              <w:tc>
                                <w:tcPr>
                                  <w:tcW w:w="1056" w:type="dxa"/>
                                  <w:noWrap/>
                                  <w:hideMark/>
                                </w:tcPr>
                                <w:p w14:paraId="78DBD38B" w14:textId="77777777" w:rsidR="00242C87" w:rsidRPr="00693AE6" w:rsidRDefault="00242C87" w:rsidP="00E92B9D">
                                  <w:pPr>
                                    <w:jc w:val="center"/>
                                    <w:rPr>
                                      <w:sz w:val="15"/>
                                      <w:szCs w:val="15"/>
                                    </w:rPr>
                                  </w:pPr>
                                  <w:r w:rsidRPr="00693AE6">
                                    <w:rPr>
                                      <w:sz w:val="15"/>
                                      <w:szCs w:val="15"/>
                                    </w:rPr>
                                    <w:t>5.492639</w:t>
                                  </w:r>
                                </w:p>
                              </w:tc>
                              <w:tc>
                                <w:tcPr>
                                  <w:tcW w:w="1161" w:type="dxa"/>
                                  <w:noWrap/>
                                  <w:hideMark/>
                                </w:tcPr>
                                <w:p w14:paraId="244F7242" w14:textId="77777777" w:rsidR="00242C87" w:rsidRPr="00693AE6" w:rsidRDefault="00242C87" w:rsidP="00E92B9D">
                                  <w:pPr>
                                    <w:jc w:val="center"/>
                                    <w:rPr>
                                      <w:sz w:val="15"/>
                                      <w:szCs w:val="15"/>
                                    </w:rPr>
                                  </w:pPr>
                                  <w:r w:rsidRPr="00693AE6">
                                    <w:rPr>
                                      <w:sz w:val="15"/>
                                      <w:szCs w:val="15"/>
                                    </w:rPr>
                                    <w:t>1.407702</w:t>
                                  </w:r>
                                </w:p>
                              </w:tc>
                              <w:tc>
                                <w:tcPr>
                                  <w:tcW w:w="1196" w:type="dxa"/>
                                  <w:noWrap/>
                                  <w:hideMark/>
                                </w:tcPr>
                                <w:p w14:paraId="16DF2412" w14:textId="77777777" w:rsidR="00242C87" w:rsidRPr="00693AE6" w:rsidRDefault="00242C87" w:rsidP="00E92B9D">
                                  <w:pPr>
                                    <w:jc w:val="center"/>
                                    <w:rPr>
                                      <w:sz w:val="15"/>
                                      <w:szCs w:val="15"/>
                                    </w:rPr>
                                  </w:pPr>
                                  <w:r w:rsidRPr="00693AE6">
                                    <w:rPr>
                                      <w:sz w:val="15"/>
                                      <w:szCs w:val="15"/>
                                    </w:rPr>
                                    <w:t>3.604475</w:t>
                                  </w:r>
                                </w:p>
                              </w:tc>
                            </w:tr>
                            <w:tr w:rsidR="00242C87" w:rsidRPr="00693AE6" w14:paraId="697F33EE" w14:textId="77777777" w:rsidTr="00E92B9D">
                              <w:trPr>
                                <w:trHeight w:val="320"/>
                                <w:jc w:val="center"/>
                              </w:trPr>
                              <w:tc>
                                <w:tcPr>
                                  <w:tcW w:w="1238" w:type="dxa"/>
                                  <w:gridSpan w:val="2"/>
                                  <w:noWrap/>
                                  <w:hideMark/>
                                </w:tcPr>
                                <w:p w14:paraId="4B9E6E70" w14:textId="77777777" w:rsidR="00242C87" w:rsidRPr="00693AE6" w:rsidRDefault="00242C87" w:rsidP="00E92B9D">
                                  <w:pPr>
                                    <w:jc w:val="center"/>
                                    <w:rPr>
                                      <w:sz w:val="15"/>
                                      <w:szCs w:val="15"/>
                                    </w:rPr>
                                  </w:pPr>
                                  <w:r w:rsidRPr="00693AE6">
                                    <w:rPr>
                                      <w:sz w:val="15"/>
                                      <w:szCs w:val="15"/>
                                    </w:rPr>
                                    <w:t>2018/4/8</w:t>
                                  </w:r>
                                </w:p>
                              </w:tc>
                              <w:tc>
                                <w:tcPr>
                                  <w:tcW w:w="1056" w:type="dxa"/>
                                  <w:noWrap/>
                                  <w:hideMark/>
                                </w:tcPr>
                                <w:p w14:paraId="17FFA08C" w14:textId="77777777" w:rsidR="00242C87" w:rsidRPr="00693AE6" w:rsidRDefault="00242C87" w:rsidP="00E92B9D">
                                  <w:pPr>
                                    <w:jc w:val="center"/>
                                    <w:rPr>
                                      <w:sz w:val="15"/>
                                      <w:szCs w:val="15"/>
                                    </w:rPr>
                                  </w:pPr>
                                  <w:r w:rsidRPr="00693AE6">
                                    <w:rPr>
                                      <w:sz w:val="15"/>
                                      <w:szCs w:val="15"/>
                                    </w:rPr>
                                    <w:t>7.608928</w:t>
                                  </w:r>
                                </w:p>
                              </w:tc>
                              <w:tc>
                                <w:tcPr>
                                  <w:tcW w:w="1161" w:type="dxa"/>
                                  <w:noWrap/>
                                  <w:hideMark/>
                                </w:tcPr>
                                <w:p w14:paraId="44BED6E1" w14:textId="77777777" w:rsidR="00242C87" w:rsidRPr="00693AE6" w:rsidRDefault="00242C87" w:rsidP="00E92B9D">
                                  <w:pPr>
                                    <w:jc w:val="center"/>
                                    <w:rPr>
                                      <w:sz w:val="15"/>
                                      <w:szCs w:val="15"/>
                                    </w:rPr>
                                  </w:pPr>
                                  <w:r w:rsidRPr="00693AE6">
                                    <w:rPr>
                                      <w:sz w:val="15"/>
                                      <w:szCs w:val="15"/>
                                    </w:rPr>
                                    <w:t>0.956385</w:t>
                                  </w:r>
                                </w:p>
                              </w:tc>
                              <w:tc>
                                <w:tcPr>
                                  <w:tcW w:w="1196" w:type="dxa"/>
                                  <w:noWrap/>
                                  <w:hideMark/>
                                </w:tcPr>
                                <w:p w14:paraId="68463C2B" w14:textId="77777777" w:rsidR="00242C87" w:rsidRPr="00693AE6" w:rsidRDefault="00242C87" w:rsidP="00E92B9D">
                                  <w:pPr>
                                    <w:jc w:val="center"/>
                                    <w:rPr>
                                      <w:sz w:val="15"/>
                                      <w:szCs w:val="15"/>
                                    </w:rPr>
                                  </w:pPr>
                                  <w:r w:rsidRPr="00693AE6">
                                    <w:rPr>
                                      <w:sz w:val="15"/>
                                      <w:szCs w:val="15"/>
                                    </w:rPr>
                                    <w:t>5.531165</w:t>
                                  </w:r>
                                </w:p>
                              </w:tc>
                            </w:tr>
                            <w:tr w:rsidR="00242C87" w:rsidRPr="00693AE6" w14:paraId="3D3EA5C5" w14:textId="77777777" w:rsidTr="00E92B9D">
                              <w:trPr>
                                <w:trHeight w:val="320"/>
                                <w:jc w:val="center"/>
                              </w:trPr>
                              <w:tc>
                                <w:tcPr>
                                  <w:tcW w:w="1238" w:type="dxa"/>
                                  <w:gridSpan w:val="2"/>
                                  <w:noWrap/>
                                  <w:hideMark/>
                                </w:tcPr>
                                <w:p w14:paraId="4FF82A65" w14:textId="77777777" w:rsidR="00242C87" w:rsidRPr="00693AE6" w:rsidRDefault="00242C87" w:rsidP="00E92B9D">
                                  <w:pPr>
                                    <w:jc w:val="center"/>
                                    <w:rPr>
                                      <w:sz w:val="15"/>
                                      <w:szCs w:val="15"/>
                                    </w:rPr>
                                  </w:pPr>
                                  <w:r w:rsidRPr="00693AE6">
                                    <w:rPr>
                                      <w:sz w:val="15"/>
                                      <w:szCs w:val="15"/>
                                    </w:rPr>
                                    <w:t>2018/9/15</w:t>
                                  </w:r>
                                </w:p>
                              </w:tc>
                              <w:tc>
                                <w:tcPr>
                                  <w:tcW w:w="1056" w:type="dxa"/>
                                  <w:noWrap/>
                                  <w:hideMark/>
                                </w:tcPr>
                                <w:p w14:paraId="7E7F44F9" w14:textId="77777777" w:rsidR="00242C87" w:rsidRPr="00693AE6" w:rsidRDefault="00242C87" w:rsidP="00E92B9D">
                                  <w:pPr>
                                    <w:jc w:val="center"/>
                                    <w:rPr>
                                      <w:sz w:val="15"/>
                                      <w:szCs w:val="15"/>
                                    </w:rPr>
                                  </w:pPr>
                                  <w:r w:rsidRPr="00693AE6">
                                    <w:rPr>
                                      <w:sz w:val="15"/>
                                      <w:szCs w:val="15"/>
                                    </w:rPr>
                                    <w:t>9.083793</w:t>
                                  </w:r>
                                </w:p>
                              </w:tc>
                              <w:tc>
                                <w:tcPr>
                                  <w:tcW w:w="1161" w:type="dxa"/>
                                  <w:noWrap/>
                                  <w:hideMark/>
                                </w:tcPr>
                                <w:p w14:paraId="7385EDF4" w14:textId="77777777" w:rsidR="00242C87" w:rsidRPr="00693AE6" w:rsidRDefault="00242C87" w:rsidP="00E92B9D">
                                  <w:pPr>
                                    <w:jc w:val="center"/>
                                    <w:rPr>
                                      <w:sz w:val="15"/>
                                      <w:szCs w:val="15"/>
                                    </w:rPr>
                                  </w:pPr>
                                  <w:r w:rsidRPr="00693AE6">
                                    <w:rPr>
                                      <w:sz w:val="15"/>
                                      <w:szCs w:val="15"/>
                                    </w:rPr>
                                    <w:t>3.373944</w:t>
                                  </w:r>
                                </w:p>
                              </w:tc>
                              <w:tc>
                                <w:tcPr>
                                  <w:tcW w:w="1196" w:type="dxa"/>
                                  <w:noWrap/>
                                  <w:hideMark/>
                                </w:tcPr>
                                <w:p w14:paraId="7406A040" w14:textId="77777777" w:rsidR="00242C87" w:rsidRPr="00693AE6" w:rsidRDefault="00242C87" w:rsidP="00E92B9D">
                                  <w:pPr>
                                    <w:jc w:val="center"/>
                                    <w:rPr>
                                      <w:sz w:val="15"/>
                                      <w:szCs w:val="15"/>
                                    </w:rPr>
                                  </w:pPr>
                                  <w:r w:rsidRPr="00693AE6">
                                    <w:rPr>
                                      <w:sz w:val="15"/>
                                      <w:szCs w:val="15"/>
                                    </w:rPr>
                                    <w:t>5.255664</w:t>
                                  </w:r>
                                </w:p>
                              </w:tc>
                            </w:tr>
                            <w:tr w:rsidR="00242C87" w:rsidRPr="00693AE6" w14:paraId="0C5824D9" w14:textId="77777777" w:rsidTr="00E92B9D">
                              <w:trPr>
                                <w:trHeight w:val="320"/>
                                <w:jc w:val="center"/>
                              </w:trPr>
                              <w:tc>
                                <w:tcPr>
                                  <w:tcW w:w="1238" w:type="dxa"/>
                                  <w:gridSpan w:val="2"/>
                                  <w:noWrap/>
                                  <w:hideMark/>
                                </w:tcPr>
                                <w:p w14:paraId="276A4D69" w14:textId="77777777" w:rsidR="00242C87" w:rsidRPr="00693AE6" w:rsidRDefault="00242C87" w:rsidP="00E92B9D">
                                  <w:pPr>
                                    <w:jc w:val="center"/>
                                    <w:rPr>
                                      <w:sz w:val="15"/>
                                      <w:szCs w:val="15"/>
                                    </w:rPr>
                                  </w:pPr>
                                  <w:r w:rsidRPr="00693AE6">
                                    <w:rPr>
                                      <w:sz w:val="15"/>
                                      <w:szCs w:val="15"/>
                                    </w:rPr>
                                    <w:t>2018/9/16</w:t>
                                  </w:r>
                                </w:p>
                              </w:tc>
                              <w:tc>
                                <w:tcPr>
                                  <w:tcW w:w="1056" w:type="dxa"/>
                                  <w:noWrap/>
                                  <w:hideMark/>
                                </w:tcPr>
                                <w:p w14:paraId="34287CA1" w14:textId="77777777" w:rsidR="00242C87" w:rsidRPr="00693AE6" w:rsidRDefault="00242C87" w:rsidP="00E92B9D">
                                  <w:pPr>
                                    <w:jc w:val="center"/>
                                    <w:rPr>
                                      <w:sz w:val="15"/>
                                      <w:szCs w:val="15"/>
                                    </w:rPr>
                                  </w:pPr>
                                  <w:r w:rsidRPr="00693AE6">
                                    <w:rPr>
                                      <w:sz w:val="15"/>
                                      <w:szCs w:val="15"/>
                                    </w:rPr>
                                    <w:t>5.116408</w:t>
                                  </w:r>
                                </w:p>
                              </w:tc>
                              <w:tc>
                                <w:tcPr>
                                  <w:tcW w:w="1161" w:type="dxa"/>
                                  <w:noWrap/>
                                  <w:hideMark/>
                                </w:tcPr>
                                <w:p w14:paraId="1041EAE8" w14:textId="77777777" w:rsidR="00242C87" w:rsidRPr="00693AE6" w:rsidRDefault="00242C87" w:rsidP="00E92B9D">
                                  <w:pPr>
                                    <w:jc w:val="center"/>
                                    <w:rPr>
                                      <w:sz w:val="15"/>
                                      <w:szCs w:val="15"/>
                                    </w:rPr>
                                  </w:pPr>
                                  <w:r w:rsidRPr="00693AE6">
                                    <w:rPr>
                                      <w:sz w:val="15"/>
                                      <w:szCs w:val="15"/>
                                    </w:rPr>
                                    <w:t>1.660861</w:t>
                                  </w:r>
                                </w:p>
                              </w:tc>
                              <w:tc>
                                <w:tcPr>
                                  <w:tcW w:w="1196" w:type="dxa"/>
                                  <w:noWrap/>
                                  <w:hideMark/>
                                </w:tcPr>
                                <w:p w14:paraId="4BDD8585" w14:textId="77777777" w:rsidR="00242C87" w:rsidRPr="00693AE6" w:rsidRDefault="00242C87" w:rsidP="00E92B9D">
                                  <w:pPr>
                                    <w:jc w:val="center"/>
                                    <w:rPr>
                                      <w:sz w:val="15"/>
                                      <w:szCs w:val="15"/>
                                    </w:rPr>
                                  </w:pPr>
                                  <w:r w:rsidRPr="00693AE6">
                                    <w:rPr>
                                      <w:sz w:val="15"/>
                                      <w:szCs w:val="15"/>
                                    </w:rPr>
                                    <w:t>1.907537</w:t>
                                  </w:r>
                                </w:p>
                              </w:tc>
                            </w:tr>
                            <w:tr w:rsidR="00242C87" w:rsidRPr="00693AE6" w14:paraId="5CE56470" w14:textId="77777777" w:rsidTr="00E92B9D">
                              <w:trPr>
                                <w:trHeight w:val="320"/>
                                <w:jc w:val="center"/>
                              </w:trPr>
                              <w:tc>
                                <w:tcPr>
                                  <w:tcW w:w="1238" w:type="dxa"/>
                                  <w:gridSpan w:val="2"/>
                                  <w:noWrap/>
                                  <w:hideMark/>
                                </w:tcPr>
                                <w:p w14:paraId="2C8A5108" w14:textId="77777777" w:rsidR="00242C87" w:rsidRPr="00693AE6" w:rsidRDefault="00242C87" w:rsidP="00E92B9D">
                                  <w:pPr>
                                    <w:jc w:val="center"/>
                                    <w:rPr>
                                      <w:sz w:val="15"/>
                                      <w:szCs w:val="15"/>
                                    </w:rPr>
                                  </w:pPr>
                                  <w:r w:rsidRPr="00693AE6">
                                    <w:rPr>
                                      <w:sz w:val="15"/>
                                      <w:szCs w:val="15"/>
                                    </w:rPr>
                                    <w:t>2018/11/5</w:t>
                                  </w:r>
                                </w:p>
                              </w:tc>
                              <w:tc>
                                <w:tcPr>
                                  <w:tcW w:w="1056" w:type="dxa"/>
                                  <w:noWrap/>
                                  <w:hideMark/>
                                </w:tcPr>
                                <w:p w14:paraId="51535C39" w14:textId="77777777" w:rsidR="00242C87" w:rsidRPr="00693AE6" w:rsidRDefault="00242C87" w:rsidP="00E92B9D">
                                  <w:pPr>
                                    <w:jc w:val="center"/>
                                    <w:rPr>
                                      <w:sz w:val="15"/>
                                      <w:szCs w:val="15"/>
                                    </w:rPr>
                                  </w:pPr>
                                  <w:r w:rsidRPr="00693AE6">
                                    <w:rPr>
                                      <w:sz w:val="15"/>
                                      <w:szCs w:val="15"/>
                                    </w:rPr>
                                    <w:t>6.078836</w:t>
                                  </w:r>
                                </w:p>
                              </w:tc>
                              <w:tc>
                                <w:tcPr>
                                  <w:tcW w:w="1161" w:type="dxa"/>
                                  <w:noWrap/>
                                  <w:hideMark/>
                                </w:tcPr>
                                <w:p w14:paraId="0605D904" w14:textId="77777777" w:rsidR="00242C87" w:rsidRPr="00693AE6" w:rsidRDefault="00242C87" w:rsidP="00E92B9D">
                                  <w:pPr>
                                    <w:jc w:val="center"/>
                                    <w:rPr>
                                      <w:sz w:val="15"/>
                                      <w:szCs w:val="15"/>
                                    </w:rPr>
                                  </w:pPr>
                                  <w:r w:rsidRPr="00693AE6">
                                    <w:rPr>
                                      <w:sz w:val="15"/>
                                      <w:szCs w:val="15"/>
                                    </w:rPr>
                                    <w:t>2.076787</w:t>
                                  </w:r>
                                </w:p>
                              </w:tc>
                              <w:tc>
                                <w:tcPr>
                                  <w:tcW w:w="1196" w:type="dxa"/>
                                  <w:noWrap/>
                                  <w:hideMark/>
                                </w:tcPr>
                                <w:p w14:paraId="29632DEB" w14:textId="77777777" w:rsidR="00242C87" w:rsidRPr="00693AE6" w:rsidRDefault="00242C87" w:rsidP="00E92B9D">
                                  <w:pPr>
                                    <w:jc w:val="center"/>
                                    <w:rPr>
                                      <w:sz w:val="15"/>
                                      <w:szCs w:val="15"/>
                                    </w:rPr>
                                  </w:pPr>
                                  <w:r w:rsidRPr="00693AE6">
                                    <w:rPr>
                                      <w:sz w:val="15"/>
                                      <w:szCs w:val="15"/>
                                    </w:rPr>
                                    <w:t>4.721219</w:t>
                                  </w:r>
                                </w:p>
                              </w:tc>
                            </w:tr>
                            <w:tr w:rsidR="00242C87" w:rsidRPr="00693AE6" w14:paraId="77B0D159" w14:textId="77777777" w:rsidTr="00E92B9D">
                              <w:trPr>
                                <w:trHeight w:val="320"/>
                                <w:jc w:val="center"/>
                              </w:trPr>
                              <w:tc>
                                <w:tcPr>
                                  <w:tcW w:w="1238" w:type="dxa"/>
                                  <w:gridSpan w:val="2"/>
                                  <w:noWrap/>
                                  <w:hideMark/>
                                </w:tcPr>
                                <w:p w14:paraId="674B153F" w14:textId="77777777" w:rsidR="00242C87" w:rsidRPr="00693AE6" w:rsidRDefault="00242C87" w:rsidP="00E92B9D">
                                  <w:pPr>
                                    <w:jc w:val="center"/>
                                    <w:rPr>
                                      <w:sz w:val="15"/>
                                      <w:szCs w:val="15"/>
                                    </w:rPr>
                                  </w:pPr>
                                  <w:r w:rsidRPr="00693AE6">
                                    <w:rPr>
                                      <w:sz w:val="15"/>
                                      <w:szCs w:val="15"/>
                                    </w:rPr>
                                    <w:t>2018/11/12</w:t>
                                  </w:r>
                                </w:p>
                              </w:tc>
                              <w:tc>
                                <w:tcPr>
                                  <w:tcW w:w="1056" w:type="dxa"/>
                                  <w:noWrap/>
                                  <w:hideMark/>
                                </w:tcPr>
                                <w:p w14:paraId="467AF5B1" w14:textId="77777777" w:rsidR="00242C87" w:rsidRPr="00693AE6" w:rsidRDefault="00242C87" w:rsidP="00E92B9D">
                                  <w:pPr>
                                    <w:jc w:val="center"/>
                                    <w:rPr>
                                      <w:sz w:val="15"/>
                                      <w:szCs w:val="15"/>
                                    </w:rPr>
                                  </w:pPr>
                                  <w:r w:rsidRPr="00693AE6">
                                    <w:rPr>
                                      <w:sz w:val="15"/>
                                      <w:szCs w:val="15"/>
                                    </w:rPr>
                                    <w:t>8.425262</w:t>
                                  </w:r>
                                </w:p>
                              </w:tc>
                              <w:tc>
                                <w:tcPr>
                                  <w:tcW w:w="1161" w:type="dxa"/>
                                  <w:noWrap/>
                                  <w:hideMark/>
                                </w:tcPr>
                                <w:p w14:paraId="76305F0A" w14:textId="77777777" w:rsidR="00242C87" w:rsidRPr="00693AE6" w:rsidRDefault="00242C87" w:rsidP="00E92B9D">
                                  <w:pPr>
                                    <w:jc w:val="center"/>
                                    <w:rPr>
                                      <w:sz w:val="15"/>
                                      <w:szCs w:val="15"/>
                                    </w:rPr>
                                  </w:pPr>
                                  <w:r w:rsidRPr="00693AE6">
                                    <w:rPr>
                                      <w:sz w:val="15"/>
                                      <w:szCs w:val="15"/>
                                    </w:rPr>
                                    <w:t>2.354166</w:t>
                                  </w:r>
                                </w:p>
                              </w:tc>
                              <w:tc>
                                <w:tcPr>
                                  <w:tcW w:w="1196" w:type="dxa"/>
                                  <w:noWrap/>
                                  <w:hideMark/>
                                </w:tcPr>
                                <w:p w14:paraId="38BAF75F" w14:textId="77777777" w:rsidR="00242C87" w:rsidRPr="00693AE6" w:rsidRDefault="00242C87" w:rsidP="00E92B9D">
                                  <w:pPr>
                                    <w:jc w:val="center"/>
                                    <w:rPr>
                                      <w:sz w:val="15"/>
                                      <w:szCs w:val="15"/>
                                    </w:rPr>
                                  </w:pPr>
                                  <w:r w:rsidRPr="00693AE6">
                                    <w:rPr>
                                      <w:sz w:val="15"/>
                                      <w:szCs w:val="15"/>
                                    </w:rPr>
                                    <w:t>5.033133</w:t>
                                  </w:r>
                                </w:p>
                              </w:tc>
                            </w:tr>
                          </w:tbl>
                          <w:p w14:paraId="44061364" w14:textId="704615E2" w:rsidR="00242C87" w:rsidRDefault="00242C8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C21C2" id="_x0000_s1028" type="#_x0000_t202" style="position:absolute;left:0;text-align:left;margin-left:247.75pt;margin-top:22.65pt;width:243.55pt;height:232.0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" strokecolor="white [3212]">
                <v:textbox>
                  <w:txbxContent>
                    <w:p w14:paraId="69805D91" w14:textId="77777777" w:rsidR="00242C87" w:rsidRPr="00F22D8F" w:rsidRDefault="00242C87" w:rsidP="00E92B9D">
                      <w:pPr>
                        <w:snapToGrid w:val="0"/>
                        <w:jc w:val="center"/>
                        <w:rPr>
                          <w:rFonts w:eastAsia="黑体"/>
                          <w:spacing w:val="2"/>
                          <w:sz w:val="18"/>
                          <w:szCs w:val="18"/>
                        </w:rPr>
                      </w:pPr>
                      <w:r w:rsidRPr="00F22D8F">
                        <w:rPr>
                          <w:rFonts w:eastAsia="黑体"/>
                          <w:spacing w:val="2"/>
                          <w:sz w:val="18"/>
                          <w:szCs w:val="18"/>
                        </w:rPr>
                        <w:t>表</w:t>
                      </w:r>
                      <w:r w:rsidRPr="00F22D8F">
                        <w:rPr>
                          <w:rFonts w:eastAsia="黑体" w:hint="eastAsia"/>
                          <w:spacing w:val="2"/>
                          <w:sz w:val="18"/>
                          <w:szCs w:val="18"/>
                        </w:rPr>
                        <w:t xml:space="preserve">1  </w:t>
                      </w:r>
                      <w:r w:rsidRPr="00F22D8F">
                        <w:rPr>
                          <w:rFonts w:eastAsia="黑体" w:hint="eastAsia"/>
                          <w:spacing w:val="2"/>
                          <w:sz w:val="18"/>
                          <w:szCs w:val="18"/>
                        </w:rPr>
                        <w:t>相似</w:t>
                      </w:r>
                      <w:proofErr w:type="gramStart"/>
                      <w:r w:rsidRPr="00F22D8F">
                        <w:rPr>
                          <w:rFonts w:eastAsia="黑体" w:hint="eastAsia"/>
                          <w:spacing w:val="2"/>
                          <w:sz w:val="18"/>
                          <w:szCs w:val="18"/>
                        </w:rPr>
                        <w:t>日方法</w:t>
                      </w:r>
                      <w:proofErr w:type="gramEnd"/>
                      <w:r w:rsidRPr="00F22D8F">
                        <w:rPr>
                          <w:rFonts w:eastAsia="黑体" w:hint="eastAsia"/>
                          <w:spacing w:val="2"/>
                          <w:sz w:val="18"/>
                          <w:szCs w:val="18"/>
                        </w:rPr>
                        <w:t>的误差</w:t>
                      </w:r>
                      <w:r>
                        <w:rPr>
                          <w:rFonts w:eastAsia="黑体" w:hint="eastAsia"/>
                          <w:spacing w:val="2"/>
                          <w:sz w:val="18"/>
                          <w:szCs w:val="18"/>
                        </w:rPr>
                        <w:t>大于</w:t>
                      </w:r>
                      <w:r>
                        <w:rPr>
                          <w:rFonts w:eastAsia="黑体" w:hint="eastAsia"/>
                          <w:spacing w:val="2"/>
                          <w:sz w:val="18"/>
                          <w:szCs w:val="18"/>
                        </w:rPr>
                        <w:t>5</w:t>
                      </w:r>
                      <w:r>
                        <w:rPr>
                          <w:rFonts w:eastAsia="黑体"/>
                          <w:spacing w:val="2"/>
                          <w:sz w:val="18"/>
                          <w:szCs w:val="18"/>
                        </w:rPr>
                        <w:t>%</w:t>
                      </w:r>
                      <w:r>
                        <w:rPr>
                          <w:rFonts w:eastAsia="黑体" w:hint="eastAsia"/>
                          <w:spacing w:val="2"/>
                          <w:sz w:val="18"/>
                          <w:szCs w:val="18"/>
                        </w:rPr>
                        <w:t>的天的相似</w:t>
                      </w:r>
                      <w:proofErr w:type="gramStart"/>
                      <w:r>
                        <w:rPr>
                          <w:rFonts w:eastAsia="黑体" w:hint="eastAsia"/>
                          <w:spacing w:val="2"/>
                          <w:sz w:val="18"/>
                          <w:szCs w:val="18"/>
                        </w:rPr>
                        <w:t>日方法</w:t>
                      </w:r>
                      <w:proofErr w:type="gramEnd"/>
                      <w:r>
                        <w:rPr>
                          <w:rFonts w:eastAsia="黑体" w:hint="eastAsia"/>
                          <w:spacing w:val="2"/>
                          <w:sz w:val="18"/>
                          <w:szCs w:val="18"/>
                        </w:rPr>
                        <w:t>结果和预测模型结果对比</w:t>
                      </w:r>
                    </w:p>
                    <w:p w14:paraId="7C926677" w14:textId="77777777" w:rsidR="00242C87" w:rsidRPr="009D4E19" w:rsidRDefault="00242C87" w:rsidP="00E92B9D">
                      <w:pPr>
                        <w:adjustRightInd w:val="0"/>
                        <w:snapToGrid w:val="0"/>
                        <w:jc w:val="center"/>
                        <w:rPr>
                          <w:rFonts w:eastAsia="方正书宋简体"/>
                          <w:b/>
                          <w:spacing w:val="2"/>
                          <w:sz w:val="18"/>
                          <w:szCs w:val="21"/>
                        </w:rPr>
                      </w:pPr>
                      <w:r w:rsidRPr="002579AA">
                        <w:rPr>
                          <w:rFonts w:eastAsia="方正书宋简体"/>
                          <w:b/>
                          <w:spacing w:val="2"/>
                          <w:sz w:val="18"/>
                          <w:szCs w:val="21"/>
                        </w:rPr>
                        <w:t>Tab</w:t>
                      </w:r>
                      <w:r w:rsidRPr="002579AA">
                        <w:rPr>
                          <w:rFonts w:eastAsia="方正书宋简体" w:hint="eastAsia"/>
                          <w:b/>
                          <w:spacing w:val="2"/>
                          <w:sz w:val="18"/>
                          <w:szCs w:val="21"/>
                        </w:rPr>
                        <w:t>le 1 statistical</w:t>
                      </w:r>
                      <w:r w:rsidRPr="002579AA">
                        <w:rPr>
                          <w:rFonts w:eastAsia="方正书宋简体"/>
                          <w:b/>
                          <w:spacing w:val="2"/>
                          <w:sz w:val="18"/>
                          <w:szCs w:val="21"/>
                        </w:rPr>
                        <w:t xml:space="preserve"> result</w:t>
                      </w:r>
                      <w:r w:rsidRPr="002579AA">
                        <w:rPr>
                          <w:rFonts w:eastAsia="方正书宋简体" w:hint="eastAsia"/>
                          <w:b/>
                          <w:spacing w:val="2"/>
                          <w:sz w:val="18"/>
                          <w:szCs w:val="21"/>
                        </w:rPr>
                        <w:t>s</w:t>
                      </w:r>
                      <w:r w:rsidRPr="002A4512">
                        <w:rPr>
                          <w:rFonts w:eastAsia="方正书宋简体"/>
                          <w:b/>
                          <w:spacing w:val="2"/>
                          <w:sz w:val="18"/>
                          <w:szCs w:val="21"/>
                        </w:rPr>
                        <w:t xml:space="preserve"> comparison of the proposed method and similar day method for days with similar day method error greater than 5%</w:t>
                      </w:r>
                    </w:p>
                    <w:tbl>
                      <w:tblPr>
                        <w:tblStyle w:val="af3"/>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
                        <w:gridCol w:w="289"/>
                        <w:gridCol w:w="1056"/>
                        <w:gridCol w:w="1162"/>
                        <w:gridCol w:w="1196"/>
                      </w:tblGrid>
                      <w:tr w:rsidR="00242C87" w:rsidRPr="00693AE6" w14:paraId="20103E0D" w14:textId="77777777" w:rsidTr="00E92B9D">
                        <w:trPr>
                          <w:trHeight w:val="320"/>
                          <w:jc w:val="center"/>
                        </w:trPr>
                        <w:tc>
                          <w:tcPr>
                            <w:tcW w:w="949" w:type="dxa"/>
                            <w:tcBorders>
                              <w:bottom w:val="single" w:sz="4" w:space="0" w:color="000000"/>
                            </w:tcBorders>
                            <w:noWrap/>
                            <w:hideMark/>
                          </w:tcPr>
                          <w:p w14:paraId="1771E336" w14:textId="77777777" w:rsidR="00242C87" w:rsidRPr="00693AE6" w:rsidRDefault="00242C87" w:rsidP="00E92B9D">
                            <w:pPr>
                              <w:spacing w:line="0" w:lineRule="atLeast"/>
                              <w:jc w:val="center"/>
                              <w:rPr>
                                <w:sz w:val="15"/>
                                <w:szCs w:val="15"/>
                              </w:rPr>
                            </w:pPr>
                            <w:r>
                              <w:rPr>
                                <w:rFonts w:hint="eastAsia"/>
                                <w:sz w:val="15"/>
                                <w:szCs w:val="15"/>
                              </w:rPr>
                              <w:t xml:space="preserve"> </w:t>
                            </w:r>
                            <w:r>
                              <w:rPr>
                                <w:sz w:val="15"/>
                                <w:szCs w:val="15"/>
                              </w:rPr>
                              <w:t xml:space="preserve">  </w:t>
                            </w:r>
                            <w:r w:rsidRPr="00693AE6">
                              <w:rPr>
                                <w:rFonts w:hint="eastAsia"/>
                                <w:sz w:val="15"/>
                                <w:szCs w:val="15"/>
                              </w:rPr>
                              <w:t>日期</w:t>
                            </w:r>
                          </w:p>
                        </w:tc>
                        <w:tc>
                          <w:tcPr>
                            <w:tcW w:w="1345" w:type="dxa"/>
                            <w:gridSpan w:val="2"/>
                            <w:tcBorders>
                              <w:bottom w:val="single" w:sz="4" w:space="0" w:color="000000"/>
                            </w:tcBorders>
                            <w:noWrap/>
                            <w:hideMark/>
                          </w:tcPr>
                          <w:p w14:paraId="07264B63" w14:textId="77777777" w:rsidR="00242C87" w:rsidRDefault="00242C87" w:rsidP="00E92B9D">
                            <w:pPr>
                              <w:spacing w:line="0" w:lineRule="atLeast"/>
                              <w:jc w:val="center"/>
                              <w:rPr>
                                <w:sz w:val="15"/>
                                <w:szCs w:val="15"/>
                              </w:rPr>
                            </w:pPr>
                            <w:r w:rsidRPr="00693AE6">
                              <w:rPr>
                                <w:rFonts w:hint="eastAsia"/>
                                <w:sz w:val="15"/>
                                <w:szCs w:val="15"/>
                              </w:rPr>
                              <w:t>相似日方法误差</w:t>
                            </w:r>
                          </w:p>
                          <w:p w14:paraId="6326D45A" w14:textId="77777777" w:rsidR="00242C87" w:rsidRPr="00693AE6" w:rsidRDefault="00242C87" w:rsidP="00E92B9D">
                            <w:pPr>
                              <w:spacing w:line="0" w:lineRule="atLeast"/>
                              <w:jc w:val="center"/>
                              <w:rPr>
                                <w:sz w:val="15"/>
                                <w:szCs w:val="15"/>
                              </w:rPr>
                            </w:pPr>
                            <w:r w:rsidRPr="004775AD">
                              <w:rPr>
                                <w:noProof/>
                                <w:kern w:val="2"/>
                                <w:position w:val="-8"/>
                                <w:sz w:val="15"/>
                                <w:szCs w:val="15"/>
                              </w:rPr>
                              <w:object w:dxaOrig="480" w:dyaOrig="240" w14:anchorId="4BC27603">
                                <v:shape id="_x0000_i1114" type="#_x0000_t75" alt="" style="width:24.2pt;height:12.1pt;mso-width-percent:0;mso-height-percent:0;mso-width-percent:0;mso-height-percent:0" o:ole="">
                                  <v:imagedata r:id="rId187" o:title=""/>
                                </v:shape>
                                <o:OLEObject Type="Embed" ProgID="Equation.DSMT4" ShapeID="_x0000_i1114" DrawAspect="Content" ObjectID="_1648020237" r:id="rId193"/>
                              </w:object>
                            </w:r>
                          </w:p>
                        </w:tc>
                        <w:tc>
                          <w:tcPr>
                            <w:tcW w:w="1161" w:type="dxa"/>
                            <w:tcBorders>
                              <w:bottom w:val="single" w:sz="4" w:space="0" w:color="000000"/>
                            </w:tcBorders>
                            <w:noWrap/>
                            <w:hideMark/>
                          </w:tcPr>
                          <w:p w14:paraId="63AD7428" w14:textId="77777777" w:rsidR="00242C87" w:rsidRPr="00693AE6" w:rsidRDefault="00242C87" w:rsidP="00E92B9D">
                            <w:pPr>
                              <w:spacing w:line="0" w:lineRule="atLeast"/>
                              <w:jc w:val="center"/>
                              <w:rPr>
                                <w:b/>
                                <w:bCs/>
                                <w:sz w:val="15"/>
                                <w:szCs w:val="15"/>
                              </w:rPr>
                            </w:pPr>
                            <w:r>
                              <w:rPr>
                                <w:rFonts w:hint="eastAsia"/>
                                <w:spacing w:val="2"/>
                                <w:sz w:val="15"/>
                                <w:szCs w:val="15"/>
                              </w:rPr>
                              <w:t>所提方法</w:t>
                            </w:r>
                            <w:r w:rsidRPr="004775AD">
                              <w:rPr>
                                <w:noProof/>
                                <w:kern w:val="2"/>
                                <w:position w:val="-10"/>
                                <w:sz w:val="15"/>
                                <w:szCs w:val="15"/>
                              </w:rPr>
                              <w:object w:dxaOrig="940" w:dyaOrig="260" w14:anchorId="7E36351E">
                                <v:shape id="_x0000_i1116" type="#_x0000_t75" alt="" style="width:47.3pt;height:13.15pt;mso-width-percent:0;mso-height-percent:0;mso-width-percent:0;mso-height-percent:0" o:ole="">
                                  <v:imagedata r:id="rId189" o:title=""/>
                                </v:shape>
                                <o:OLEObject Type="Embed" ProgID="Equation.DSMT4" ShapeID="_x0000_i1116" DrawAspect="Content" ObjectID="_1648020238" r:id="rId194"/>
                              </w:object>
                            </w:r>
                          </w:p>
                        </w:tc>
                        <w:tc>
                          <w:tcPr>
                            <w:tcW w:w="1196" w:type="dxa"/>
                            <w:tcBorders>
                              <w:bottom w:val="single" w:sz="4" w:space="0" w:color="000000"/>
                            </w:tcBorders>
                            <w:noWrap/>
                            <w:hideMark/>
                          </w:tcPr>
                          <w:p w14:paraId="104E1F37" w14:textId="77777777" w:rsidR="00242C87" w:rsidRPr="00693AE6" w:rsidRDefault="00242C87" w:rsidP="00E92B9D">
                            <w:pPr>
                              <w:spacing w:line="0" w:lineRule="atLeast"/>
                              <w:jc w:val="center"/>
                              <w:rPr>
                                <w:b/>
                                <w:bCs/>
                                <w:sz w:val="15"/>
                                <w:szCs w:val="15"/>
                              </w:rPr>
                            </w:pPr>
                            <w:r>
                              <w:rPr>
                                <w:rFonts w:hint="eastAsia"/>
                                <w:spacing w:val="2"/>
                                <w:sz w:val="15"/>
                                <w:szCs w:val="15"/>
                              </w:rPr>
                              <w:t>所提方法</w:t>
                            </w:r>
                            <w:r w:rsidRPr="004775AD">
                              <w:rPr>
                                <w:noProof/>
                                <w:kern w:val="2"/>
                                <w:position w:val="-10"/>
                                <w:sz w:val="15"/>
                                <w:szCs w:val="15"/>
                              </w:rPr>
                              <w:object w:dxaOrig="980" w:dyaOrig="260" w14:anchorId="00A0AC8C">
                                <v:shape id="_x0000_i1118" type="#_x0000_t75" alt="" style="width:48.9pt;height:13.15pt;mso-width-percent:0;mso-height-percent:0;mso-width-percent:0;mso-height-percent:0" o:ole="">
                                  <v:imagedata r:id="rId191" o:title=""/>
                                </v:shape>
                                <o:OLEObject Type="Embed" ProgID="Equation.DSMT4" ShapeID="_x0000_i1118" DrawAspect="Content" ObjectID="_1648020239" r:id="rId195"/>
                              </w:object>
                            </w:r>
                          </w:p>
                        </w:tc>
                      </w:tr>
                      <w:tr w:rsidR="00242C87" w:rsidRPr="00693AE6" w14:paraId="0289E56D" w14:textId="77777777" w:rsidTr="00E92B9D">
                        <w:trPr>
                          <w:trHeight w:val="320"/>
                          <w:jc w:val="center"/>
                        </w:trPr>
                        <w:tc>
                          <w:tcPr>
                            <w:tcW w:w="1238" w:type="dxa"/>
                            <w:gridSpan w:val="2"/>
                            <w:tcBorders>
                              <w:top w:val="single" w:sz="4" w:space="0" w:color="000000"/>
                            </w:tcBorders>
                            <w:noWrap/>
                            <w:hideMark/>
                          </w:tcPr>
                          <w:p w14:paraId="2A292DA0" w14:textId="77777777" w:rsidR="00242C87" w:rsidRPr="00693AE6" w:rsidRDefault="00242C87" w:rsidP="00E92B9D">
                            <w:pPr>
                              <w:jc w:val="center"/>
                              <w:rPr>
                                <w:sz w:val="15"/>
                                <w:szCs w:val="15"/>
                              </w:rPr>
                            </w:pPr>
                            <w:r w:rsidRPr="00693AE6">
                              <w:rPr>
                                <w:sz w:val="15"/>
                                <w:szCs w:val="15"/>
                              </w:rPr>
                              <w:t>2018/2/4</w:t>
                            </w:r>
                          </w:p>
                        </w:tc>
                        <w:tc>
                          <w:tcPr>
                            <w:tcW w:w="1056" w:type="dxa"/>
                            <w:tcBorders>
                              <w:top w:val="single" w:sz="4" w:space="0" w:color="000000"/>
                            </w:tcBorders>
                            <w:noWrap/>
                            <w:hideMark/>
                          </w:tcPr>
                          <w:p w14:paraId="08C80FBF" w14:textId="77777777" w:rsidR="00242C87" w:rsidRPr="00693AE6" w:rsidRDefault="00242C87" w:rsidP="00E92B9D">
                            <w:pPr>
                              <w:jc w:val="center"/>
                              <w:rPr>
                                <w:sz w:val="15"/>
                                <w:szCs w:val="15"/>
                              </w:rPr>
                            </w:pPr>
                            <w:r w:rsidRPr="00693AE6">
                              <w:rPr>
                                <w:sz w:val="15"/>
                                <w:szCs w:val="15"/>
                              </w:rPr>
                              <w:t>10.3566</w:t>
                            </w:r>
                          </w:p>
                        </w:tc>
                        <w:tc>
                          <w:tcPr>
                            <w:tcW w:w="1161" w:type="dxa"/>
                            <w:tcBorders>
                              <w:top w:val="single" w:sz="4" w:space="0" w:color="000000"/>
                            </w:tcBorders>
                            <w:noWrap/>
                            <w:hideMark/>
                          </w:tcPr>
                          <w:p w14:paraId="7E10C3D6" w14:textId="77777777" w:rsidR="00242C87" w:rsidRPr="00693AE6" w:rsidRDefault="00242C87" w:rsidP="00E92B9D">
                            <w:pPr>
                              <w:jc w:val="center"/>
                              <w:rPr>
                                <w:sz w:val="15"/>
                                <w:szCs w:val="15"/>
                              </w:rPr>
                            </w:pPr>
                            <w:r w:rsidRPr="00693AE6">
                              <w:rPr>
                                <w:sz w:val="15"/>
                                <w:szCs w:val="15"/>
                              </w:rPr>
                              <w:t>3.011656</w:t>
                            </w:r>
                          </w:p>
                        </w:tc>
                        <w:tc>
                          <w:tcPr>
                            <w:tcW w:w="1196" w:type="dxa"/>
                            <w:tcBorders>
                              <w:top w:val="single" w:sz="4" w:space="0" w:color="000000"/>
                            </w:tcBorders>
                            <w:noWrap/>
                            <w:hideMark/>
                          </w:tcPr>
                          <w:p w14:paraId="6435E472" w14:textId="77777777" w:rsidR="00242C87" w:rsidRPr="00693AE6" w:rsidRDefault="00242C87" w:rsidP="00E92B9D">
                            <w:pPr>
                              <w:jc w:val="center"/>
                              <w:rPr>
                                <w:sz w:val="15"/>
                                <w:szCs w:val="15"/>
                              </w:rPr>
                            </w:pPr>
                            <w:r w:rsidRPr="00693AE6">
                              <w:rPr>
                                <w:sz w:val="15"/>
                                <w:szCs w:val="15"/>
                              </w:rPr>
                              <w:t>4.055076</w:t>
                            </w:r>
                          </w:p>
                        </w:tc>
                      </w:tr>
                      <w:tr w:rsidR="00242C87" w:rsidRPr="00693AE6" w14:paraId="4E0F9DF3" w14:textId="77777777" w:rsidTr="00E92B9D">
                        <w:trPr>
                          <w:trHeight w:val="320"/>
                          <w:jc w:val="center"/>
                        </w:trPr>
                        <w:tc>
                          <w:tcPr>
                            <w:tcW w:w="1238" w:type="dxa"/>
                            <w:gridSpan w:val="2"/>
                            <w:noWrap/>
                            <w:hideMark/>
                          </w:tcPr>
                          <w:p w14:paraId="7F332B4F" w14:textId="77777777" w:rsidR="00242C87" w:rsidRPr="00693AE6" w:rsidRDefault="00242C87" w:rsidP="00E92B9D">
                            <w:pPr>
                              <w:jc w:val="center"/>
                              <w:rPr>
                                <w:sz w:val="15"/>
                                <w:szCs w:val="15"/>
                              </w:rPr>
                            </w:pPr>
                            <w:r w:rsidRPr="00693AE6">
                              <w:rPr>
                                <w:sz w:val="15"/>
                                <w:szCs w:val="15"/>
                              </w:rPr>
                              <w:t>2018/2/24</w:t>
                            </w:r>
                          </w:p>
                        </w:tc>
                        <w:tc>
                          <w:tcPr>
                            <w:tcW w:w="1056" w:type="dxa"/>
                            <w:noWrap/>
                            <w:hideMark/>
                          </w:tcPr>
                          <w:p w14:paraId="6911760D" w14:textId="77777777" w:rsidR="00242C87" w:rsidRPr="00693AE6" w:rsidRDefault="00242C87" w:rsidP="00E92B9D">
                            <w:pPr>
                              <w:jc w:val="center"/>
                              <w:rPr>
                                <w:sz w:val="15"/>
                                <w:szCs w:val="15"/>
                              </w:rPr>
                            </w:pPr>
                            <w:r w:rsidRPr="00693AE6">
                              <w:rPr>
                                <w:sz w:val="15"/>
                                <w:szCs w:val="15"/>
                              </w:rPr>
                              <w:t>10.36947</w:t>
                            </w:r>
                          </w:p>
                        </w:tc>
                        <w:tc>
                          <w:tcPr>
                            <w:tcW w:w="1161" w:type="dxa"/>
                            <w:noWrap/>
                            <w:hideMark/>
                          </w:tcPr>
                          <w:p w14:paraId="5DEAC755" w14:textId="77777777" w:rsidR="00242C87" w:rsidRPr="00693AE6" w:rsidRDefault="00242C87" w:rsidP="00E92B9D">
                            <w:pPr>
                              <w:jc w:val="center"/>
                              <w:rPr>
                                <w:sz w:val="15"/>
                                <w:szCs w:val="15"/>
                              </w:rPr>
                            </w:pPr>
                            <w:r w:rsidRPr="00693AE6">
                              <w:rPr>
                                <w:sz w:val="15"/>
                                <w:szCs w:val="15"/>
                              </w:rPr>
                              <w:t>1.385518</w:t>
                            </w:r>
                          </w:p>
                        </w:tc>
                        <w:tc>
                          <w:tcPr>
                            <w:tcW w:w="1196" w:type="dxa"/>
                            <w:noWrap/>
                            <w:hideMark/>
                          </w:tcPr>
                          <w:p w14:paraId="12EDF654" w14:textId="77777777" w:rsidR="00242C87" w:rsidRPr="00693AE6" w:rsidRDefault="00242C87" w:rsidP="00E92B9D">
                            <w:pPr>
                              <w:jc w:val="center"/>
                              <w:rPr>
                                <w:sz w:val="15"/>
                                <w:szCs w:val="15"/>
                              </w:rPr>
                            </w:pPr>
                            <w:r w:rsidRPr="00693AE6">
                              <w:rPr>
                                <w:sz w:val="15"/>
                                <w:szCs w:val="15"/>
                              </w:rPr>
                              <w:t>2.484228</w:t>
                            </w:r>
                          </w:p>
                        </w:tc>
                      </w:tr>
                      <w:tr w:rsidR="00242C87" w:rsidRPr="00693AE6" w14:paraId="6855FDB0" w14:textId="77777777" w:rsidTr="00E92B9D">
                        <w:trPr>
                          <w:trHeight w:val="320"/>
                          <w:jc w:val="center"/>
                        </w:trPr>
                        <w:tc>
                          <w:tcPr>
                            <w:tcW w:w="1238" w:type="dxa"/>
                            <w:gridSpan w:val="2"/>
                            <w:noWrap/>
                            <w:hideMark/>
                          </w:tcPr>
                          <w:p w14:paraId="482B5E46" w14:textId="77777777" w:rsidR="00242C87" w:rsidRPr="00693AE6" w:rsidRDefault="00242C87" w:rsidP="00E92B9D">
                            <w:pPr>
                              <w:jc w:val="center"/>
                              <w:rPr>
                                <w:sz w:val="15"/>
                                <w:szCs w:val="15"/>
                              </w:rPr>
                            </w:pPr>
                            <w:r w:rsidRPr="00693AE6">
                              <w:rPr>
                                <w:sz w:val="15"/>
                                <w:szCs w:val="15"/>
                              </w:rPr>
                              <w:t>2018/2/27</w:t>
                            </w:r>
                          </w:p>
                        </w:tc>
                        <w:tc>
                          <w:tcPr>
                            <w:tcW w:w="1056" w:type="dxa"/>
                            <w:noWrap/>
                            <w:hideMark/>
                          </w:tcPr>
                          <w:p w14:paraId="42CC8BF4" w14:textId="77777777" w:rsidR="00242C87" w:rsidRPr="00693AE6" w:rsidRDefault="00242C87" w:rsidP="00E92B9D">
                            <w:pPr>
                              <w:jc w:val="center"/>
                              <w:rPr>
                                <w:sz w:val="15"/>
                                <w:szCs w:val="15"/>
                              </w:rPr>
                            </w:pPr>
                            <w:r w:rsidRPr="00693AE6">
                              <w:rPr>
                                <w:sz w:val="15"/>
                                <w:szCs w:val="15"/>
                              </w:rPr>
                              <w:t>6.348836</w:t>
                            </w:r>
                          </w:p>
                        </w:tc>
                        <w:tc>
                          <w:tcPr>
                            <w:tcW w:w="1161" w:type="dxa"/>
                            <w:noWrap/>
                            <w:hideMark/>
                          </w:tcPr>
                          <w:p w14:paraId="3C21F864" w14:textId="77777777" w:rsidR="00242C87" w:rsidRPr="00693AE6" w:rsidRDefault="00242C87" w:rsidP="00E92B9D">
                            <w:pPr>
                              <w:jc w:val="center"/>
                              <w:rPr>
                                <w:sz w:val="15"/>
                                <w:szCs w:val="15"/>
                              </w:rPr>
                            </w:pPr>
                            <w:r w:rsidRPr="00693AE6">
                              <w:rPr>
                                <w:sz w:val="15"/>
                                <w:szCs w:val="15"/>
                              </w:rPr>
                              <w:t>1.777913</w:t>
                            </w:r>
                          </w:p>
                        </w:tc>
                        <w:tc>
                          <w:tcPr>
                            <w:tcW w:w="1196" w:type="dxa"/>
                            <w:noWrap/>
                            <w:hideMark/>
                          </w:tcPr>
                          <w:p w14:paraId="7E42EB9E" w14:textId="77777777" w:rsidR="00242C87" w:rsidRPr="00693AE6" w:rsidRDefault="00242C87" w:rsidP="00E92B9D">
                            <w:pPr>
                              <w:jc w:val="center"/>
                              <w:rPr>
                                <w:sz w:val="15"/>
                                <w:szCs w:val="15"/>
                              </w:rPr>
                            </w:pPr>
                            <w:r w:rsidRPr="00693AE6">
                              <w:rPr>
                                <w:sz w:val="15"/>
                                <w:szCs w:val="15"/>
                              </w:rPr>
                              <w:t>3.9033</w:t>
                            </w:r>
                          </w:p>
                        </w:tc>
                      </w:tr>
                      <w:tr w:rsidR="00242C87" w:rsidRPr="00693AE6" w14:paraId="09779511" w14:textId="77777777" w:rsidTr="00E92B9D">
                        <w:trPr>
                          <w:trHeight w:val="320"/>
                          <w:jc w:val="center"/>
                        </w:trPr>
                        <w:tc>
                          <w:tcPr>
                            <w:tcW w:w="1238" w:type="dxa"/>
                            <w:gridSpan w:val="2"/>
                            <w:noWrap/>
                            <w:hideMark/>
                          </w:tcPr>
                          <w:p w14:paraId="45F23B5A" w14:textId="77777777" w:rsidR="00242C87" w:rsidRPr="00693AE6" w:rsidRDefault="00242C87" w:rsidP="00E92B9D">
                            <w:pPr>
                              <w:jc w:val="center"/>
                              <w:rPr>
                                <w:sz w:val="15"/>
                                <w:szCs w:val="15"/>
                              </w:rPr>
                            </w:pPr>
                            <w:r w:rsidRPr="00693AE6">
                              <w:rPr>
                                <w:sz w:val="15"/>
                                <w:szCs w:val="15"/>
                              </w:rPr>
                              <w:t>2018/3/25</w:t>
                            </w:r>
                          </w:p>
                        </w:tc>
                        <w:tc>
                          <w:tcPr>
                            <w:tcW w:w="1056" w:type="dxa"/>
                            <w:noWrap/>
                            <w:hideMark/>
                          </w:tcPr>
                          <w:p w14:paraId="78DBD38B" w14:textId="77777777" w:rsidR="00242C87" w:rsidRPr="00693AE6" w:rsidRDefault="00242C87" w:rsidP="00E92B9D">
                            <w:pPr>
                              <w:jc w:val="center"/>
                              <w:rPr>
                                <w:sz w:val="15"/>
                                <w:szCs w:val="15"/>
                              </w:rPr>
                            </w:pPr>
                            <w:r w:rsidRPr="00693AE6">
                              <w:rPr>
                                <w:sz w:val="15"/>
                                <w:szCs w:val="15"/>
                              </w:rPr>
                              <w:t>5.492639</w:t>
                            </w:r>
                          </w:p>
                        </w:tc>
                        <w:tc>
                          <w:tcPr>
                            <w:tcW w:w="1161" w:type="dxa"/>
                            <w:noWrap/>
                            <w:hideMark/>
                          </w:tcPr>
                          <w:p w14:paraId="244F7242" w14:textId="77777777" w:rsidR="00242C87" w:rsidRPr="00693AE6" w:rsidRDefault="00242C87" w:rsidP="00E92B9D">
                            <w:pPr>
                              <w:jc w:val="center"/>
                              <w:rPr>
                                <w:sz w:val="15"/>
                                <w:szCs w:val="15"/>
                              </w:rPr>
                            </w:pPr>
                            <w:r w:rsidRPr="00693AE6">
                              <w:rPr>
                                <w:sz w:val="15"/>
                                <w:szCs w:val="15"/>
                              </w:rPr>
                              <w:t>1.407702</w:t>
                            </w:r>
                          </w:p>
                        </w:tc>
                        <w:tc>
                          <w:tcPr>
                            <w:tcW w:w="1196" w:type="dxa"/>
                            <w:noWrap/>
                            <w:hideMark/>
                          </w:tcPr>
                          <w:p w14:paraId="16DF2412" w14:textId="77777777" w:rsidR="00242C87" w:rsidRPr="00693AE6" w:rsidRDefault="00242C87" w:rsidP="00E92B9D">
                            <w:pPr>
                              <w:jc w:val="center"/>
                              <w:rPr>
                                <w:sz w:val="15"/>
                                <w:szCs w:val="15"/>
                              </w:rPr>
                            </w:pPr>
                            <w:r w:rsidRPr="00693AE6">
                              <w:rPr>
                                <w:sz w:val="15"/>
                                <w:szCs w:val="15"/>
                              </w:rPr>
                              <w:t>3.604475</w:t>
                            </w:r>
                          </w:p>
                        </w:tc>
                      </w:tr>
                      <w:tr w:rsidR="00242C87" w:rsidRPr="00693AE6" w14:paraId="697F33EE" w14:textId="77777777" w:rsidTr="00E92B9D">
                        <w:trPr>
                          <w:trHeight w:val="320"/>
                          <w:jc w:val="center"/>
                        </w:trPr>
                        <w:tc>
                          <w:tcPr>
                            <w:tcW w:w="1238" w:type="dxa"/>
                            <w:gridSpan w:val="2"/>
                            <w:noWrap/>
                            <w:hideMark/>
                          </w:tcPr>
                          <w:p w14:paraId="4B9E6E70" w14:textId="77777777" w:rsidR="00242C87" w:rsidRPr="00693AE6" w:rsidRDefault="00242C87" w:rsidP="00E92B9D">
                            <w:pPr>
                              <w:jc w:val="center"/>
                              <w:rPr>
                                <w:sz w:val="15"/>
                                <w:szCs w:val="15"/>
                              </w:rPr>
                            </w:pPr>
                            <w:r w:rsidRPr="00693AE6">
                              <w:rPr>
                                <w:sz w:val="15"/>
                                <w:szCs w:val="15"/>
                              </w:rPr>
                              <w:t>2018/4/8</w:t>
                            </w:r>
                          </w:p>
                        </w:tc>
                        <w:tc>
                          <w:tcPr>
                            <w:tcW w:w="1056" w:type="dxa"/>
                            <w:noWrap/>
                            <w:hideMark/>
                          </w:tcPr>
                          <w:p w14:paraId="17FFA08C" w14:textId="77777777" w:rsidR="00242C87" w:rsidRPr="00693AE6" w:rsidRDefault="00242C87" w:rsidP="00E92B9D">
                            <w:pPr>
                              <w:jc w:val="center"/>
                              <w:rPr>
                                <w:sz w:val="15"/>
                                <w:szCs w:val="15"/>
                              </w:rPr>
                            </w:pPr>
                            <w:r w:rsidRPr="00693AE6">
                              <w:rPr>
                                <w:sz w:val="15"/>
                                <w:szCs w:val="15"/>
                              </w:rPr>
                              <w:t>7.608928</w:t>
                            </w:r>
                          </w:p>
                        </w:tc>
                        <w:tc>
                          <w:tcPr>
                            <w:tcW w:w="1161" w:type="dxa"/>
                            <w:noWrap/>
                            <w:hideMark/>
                          </w:tcPr>
                          <w:p w14:paraId="44BED6E1" w14:textId="77777777" w:rsidR="00242C87" w:rsidRPr="00693AE6" w:rsidRDefault="00242C87" w:rsidP="00E92B9D">
                            <w:pPr>
                              <w:jc w:val="center"/>
                              <w:rPr>
                                <w:sz w:val="15"/>
                                <w:szCs w:val="15"/>
                              </w:rPr>
                            </w:pPr>
                            <w:r w:rsidRPr="00693AE6">
                              <w:rPr>
                                <w:sz w:val="15"/>
                                <w:szCs w:val="15"/>
                              </w:rPr>
                              <w:t>0.956385</w:t>
                            </w:r>
                          </w:p>
                        </w:tc>
                        <w:tc>
                          <w:tcPr>
                            <w:tcW w:w="1196" w:type="dxa"/>
                            <w:noWrap/>
                            <w:hideMark/>
                          </w:tcPr>
                          <w:p w14:paraId="68463C2B" w14:textId="77777777" w:rsidR="00242C87" w:rsidRPr="00693AE6" w:rsidRDefault="00242C87" w:rsidP="00E92B9D">
                            <w:pPr>
                              <w:jc w:val="center"/>
                              <w:rPr>
                                <w:sz w:val="15"/>
                                <w:szCs w:val="15"/>
                              </w:rPr>
                            </w:pPr>
                            <w:r w:rsidRPr="00693AE6">
                              <w:rPr>
                                <w:sz w:val="15"/>
                                <w:szCs w:val="15"/>
                              </w:rPr>
                              <w:t>5.531165</w:t>
                            </w:r>
                          </w:p>
                        </w:tc>
                      </w:tr>
                      <w:tr w:rsidR="00242C87" w:rsidRPr="00693AE6" w14:paraId="3D3EA5C5" w14:textId="77777777" w:rsidTr="00E92B9D">
                        <w:trPr>
                          <w:trHeight w:val="320"/>
                          <w:jc w:val="center"/>
                        </w:trPr>
                        <w:tc>
                          <w:tcPr>
                            <w:tcW w:w="1238" w:type="dxa"/>
                            <w:gridSpan w:val="2"/>
                            <w:noWrap/>
                            <w:hideMark/>
                          </w:tcPr>
                          <w:p w14:paraId="4FF82A65" w14:textId="77777777" w:rsidR="00242C87" w:rsidRPr="00693AE6" w:rsidRDefault="00242C87" w:rsidP="00E92B9D">
                            <w:pPr>
                              <w:jc w:val="center"/>
                              <w:rPr>
                                <w:sz w:val="15"/>
                                <w:szCs w:val="15"/>
                              </w:rPr>
                            </w:pPr>
                            <w:r w:rsidRPr="00693AE6">
                              <w:rPr>
                                <w:sz w:val="15"/>
                                <w:szCs w:val="15"/>
                              </w:rPr>
                              <w:t>2018/9/15</w:t>
                            </w:r>
                          </w:p>
                        </w:tc>
                        <w:tc>
                          <w:tcPr>
                            <w:tcW w:w="1056" w:type="dxa"/>
                            <w:noWrap/>
                            <w:hideMark/>
                          </w:tcPr>
                          <w:p w14:paraId="7E7F44F9" w14:textId="77777777" w:rsidR="00242C87" w:rsidRPr="00693AE6" w:rsidRDefault="00242C87" w:rsidP="00E92B9D">
                            <w:pPr>
                              <w:jc w:val="center"/>
                              <w:rPr>
                                <w:sz w:val="15"/>
                                <w:szCs w:val="15"/>
                              </w:rPr>
                            </w:pPr>
                            <w:r w:rsidRPr="00693AE6">
                              <w:rPr>
                                <w:sz w:val="15"/>
                                <w:szCs w:val="15"/>
                              </w:rPr>
                              <w:t>9.083793</w:t>
                            </w:r>
                          </w:p>
                        </w:tc>
                        <w:tc>
                          <w:tcPr>
                            <w:tcW w:w="1161" w:type="dxa"/>
                            <w:noWrap/>
                            <w:hideMark/>
                          </w:tcPr>
                          <w:p w14:paraId="7385EDF4" w14:textId="77777777" w:rsidR="00242C87" w:rsidRPr="00693AE6" w:rsidRDefault="00242C87" w:rsidP="00E92B9D">
                            <w:pPr>
                              <w:jc w:val="center"/>
                              <w:rPr>
                                <w:sz w:val="15"/>
                                <w:szCs w:val="15"/>
                              </w:rPr>
                            </w:pPr>
                            <w:r w:rsidRPr="00693AE6">
                              <w:rPr>
                                <w:sz w:val="15"/>
                                <w:szCs w:val="15"/>
                              </w:rPr>
                              <w:t>3.373944</w:t>
                            </w:r>
                          </w:p>
                        </w:tc>
                        <w:tc>
                          <w:tcPr>
                            <w:tcW w:w="1196" w:type="dxa"/>
                            <w:noWrap/>
                            <w:hideMark/>
                          </w:tcPr>
                          <w:p w14:paraId="7406A040" w14:textId="77777777" w:rsidR="00242C87" w:rsidRPr="00693AE6" w:rsidRDefault="00242C87" w:rsidP="00E92B9D">
                            <w:pPr>
                              <w:jc w:val="center"/>
                              <w:rPr>
                                <w:sz w:val="15"/>
                                <w:szCs w:val="15"/>
                              </w:rPr>
                            </w:pPr>
                            <w:r w:rsidRPr="00693AE6">
                              <w:rPr>
                                <w:sz w:val="15"/>
                                <w:szCs w:val="15"/>
                              </w:rPr>
                              <w:t>5.255664</w:t>
                            </w:r>
                          </w:p>
                        </w:tc>
                      </w:tr>
                      <w:tr w:rsidR="00242C87" w:rsidRPr="00693AE6" w14:paraId="0C5824D9" w14:textId="77777777" w:rsidTr="00E92B9D">
                        <w:trPr>
                          <w:trHeight w:val="320"/>
                          <w:jc w:val="center"/>
                        </w:trPr>
                        <w:tc>
                          <w:tcPr>
                            <w:tcW w:w="1238" w:type="dxa"/>
                            <w:gridSpan w:val="2"/>
                            <w:noWrap/>
                            <w:hideMark/>
                          </w:tcPr>
                          <w:p w14:paraId="276A4D69" w14:textId="77777777" w:rsidR="00242C87" w:rsidRPr="00693AE6" w:rsidRDefault="00242C87" w:rsidP="00E92B9D">
                            <w:pPr>
                              <w:jc w:val="center"/>
                              <w:rPr>
                                <w:sz w:val="15"/>
                                <w:szCs w:val="15"/>
                              </w:rPr>
                            </w:pPr>
                            <w:r w:rsidRPr="00693AE6">
                              <w:rPr>
                                <w:sz w:val="15"/>
                                <w:szCs w:val="15"/>
                              </w:rPr>
                              <w:t>2018/9/16</w:t>
                            </w:r>
                          </w:p>
                        </w:tc>
                        <w:tc>
                          <w:tcPr>
                            <w:tcW w:w="1056" w:type="dxa"/>
                            <w:noWrap/>
                            <w:hideMark/>
                          </w:tcPr>
                          <w:p w14:paraId="34287CA1" w14:textId="77777777" w:rsidR="00242C87" w:rsidRPr="00693AE6" w:rsidRDefault="00242C87" w:rsidP="00E92B9D">
                            <w:pPr>
                              <w:jc w:val="center"/>
                              <w:rPr>
                                <w:sz w:val="15"/>
                                <w:szCs w:val="15"/>
                              </w:rPr>
                            </w:pPr>
                            <w:r w:rsidRPr="00693AE6">
                              <w:rPr>
                                <w:sz w:val="15"/>
                                <w:szCs w:val="15"/>
                              </w:rPr>
                              <w:t>5.116408</w:t>
                            </w:r>
                          </w:p>
                        </w:tc>
                        <w:tc>
                          <w:tcPr>
                            <w:tcW w:w="1161" w:type="dxa"/>
                            <w:noWrap/>
                            <w:hideMark/>
                          </w:tcPr>
                          <w:p w14:paraId="1041EAE8" w14:textId="77777777" w:rsidR="00242C87" w:rsidRPr="00693AE6" w:rsidRDefault="00242C87" w:rsidP="00E92B9D">
                            <w:pPr>
                              <w:jc w:val="center"/>
                              <w:rPr>
                                <w:sz w:val="15"/>
                                <w:szCs w:val="15"/>
                              </w:rPr>
                            </w:pPr>
                            <w:r w:rsidRPr="00693AE6">
                              <w:rPr>
                                <w:sz w:val="15"/>
                                <w:szCs w:val="15"/>
                              </w:rPr>
                              <w:t>1.660861</w:t>
                            </w:r>
                          </w:p>
                        </w:tc>
                        <w:tc>
                          <w:tcPr>
                            <w:tcW w:w="1196" w:type="dxa"/>
                            <w:noWrap/>
                            <w:hideMark/>
                          </w:tcPr>
                          <w:p w14:paraId="4BDD8585" w14:textId="77777777" w:rsidR="00242C87" w:rsidRPr="00693AE6" w:rsidRDefault="00242C87" w:rsidP="00E92B9D">
                            <w:pPr>
                              <w:jc w:val="center"/>
                              <w:rPr>
                                <w:sz w:val="15"/>
                                <w:szCs w:val="15"/>
                              </w:rPr>
                            </w:pPr>
                            <w:r w:rsidRPr="00693AE6">
                              <w:rPr>
                                <w:sz w:val="15"/>
                                <w:szCs w:val="15"/>
                              </w:rPr>
                              <w:t>1.907537</w:t>
                            </w:r>
                          </w:p>
                        </w:tc>
                      </w:tr>
                      <w:tr w:rsidR="00242C87" w:rsidRPr="00693AE6" w14:paraId="5CE56470" w14:textId="77777777" w:rsidTr="00E92B9D">
                        <w:trPr>
                          <w:trHeight w:val="320"/>
                          <w:jc w:val="center"/>
                        </w:trPr>
                        <w:tc>
                          <w:tcPr>
                            <w:tcW w:w="1238" w:type="dxa"/>
                            <w:gridSpan w:val="2"/>
                            <w:noWrap/>
                            <w:hideMark/>
                          </w:tcPr>
                          <w:p w14:paraId="2C8A5108" w14:textId="77777777" w:rsidR="00242C87" w:rsidRPr="00693AE6" w:rsidRDefault="00242C87" w:rsidP="00E92B9D">
                            <w:pPr>
                              <w:jc w:val="center"/>
                              <w:rPr>
                                <w:sz w:val="15"/>
                                <w:szCs w:val="15"/>
                              </w:rPr>
                            </w:pPr>
                            <w:r w:rsidRPr="00693AE6">
                              <w:rPr>
                                <w:sz w:val="15"/>
                                <w:szCs w:val="15"/>
                              </w:rPr>
                              <w:t>2018/11/5</w:t>
                            </w:r>
                          </w:p>
                        </w:tc>
                        <w:tc>
                          <w:tcPr>
                            <w:tcW w:w="1056" w:type="dxa"/>
                            <w:noWrap/>
                            <w:hideMark/>
                          </w:tcPr>
                          <w:p w14:paraId="51535C39" w14:textId="77777777" w:rsidR="00242C87" w:rsidRPr="00693AE6" w:rsidRDefault="00242C87" w:rsidP="00E92B9D">
                            <w:pPr>
                              <w:jc w:val="center"/>
                              <w:rPr>
                                <w:sz w:val="15"/>
                                <w:szCs w:val="15"/>
                              </w:rPr>
                            </w:pPr>
                            <w:r w:rsidRPr="00693AE6">
                              <w:rPr>
                                <w:sz w:val="15"/>
                                <w:szCs w:val="15"/>
                              </w:rPr>
                              <w:t>6.078836</w:t>
                            </w:r>
                          </w:p>
                        </w:tc>
                        <w:tc>
                          <w:tcPr>
                            <w:tcW w:w="1161" w:type="dxa"/>
                            <w:noWrap/>
                            <w:hideMark/>
                          </w:tcPr>
                          <w:p w14:paraId="0605D904" w14:textId="77777777" w:rsidR="00242C87" w:rsidRPr="00693AE6" w:rsidRDefault="00242C87" w:rsidP="00E92B9D">
                            <w:pPr>
                              <w:jc w:val="center"/>
                              <w:rPr>
                                <w:sz w:val="15"/>
                                <w:szCs w:val="15"/>
                              </w:rPr>
                            </w:pPr>
                            <w:r w:rsidRPr="00693AE6">
                              <w:rPr>
                                <w:sz w:val="15"/>
                                <w:szCs w:val="15"/>
                              </w:rPr>
                              <w:t>2.076787</w:t>
                            </w:r>
                          </w:p>
                        </w:tc>
                        <w:tc>
                          <w:tcPr>
                            <w:tcW w:w="1196" w:type="dxa"/>
                            <w:noWrap/>
                            <w:hideMark/>
                          </w:tcPr>
                          <w:p w14:paraId="29632DEB" w14:textId="77777777" w:rsidR="00242C87" w:rsidRPr="00693AE6" w:rsidRDefault="00242C87" w:rsidP="00E92B9D">
                            <w:pPr>
                              <w:jc w:val="center"/>
                              <w:rPr>
                                <w:sz w:val="15"/>
                                <w:szCs w:val="15"/>
                              </w:rPr>
                            </w:pPr>
                            <w:r w:rsidRPr="00693AE6">
                              <w:rPr>
                                <w:sz w:val="15"/>
                                <w:szCs w:val="15"/>
                              </w:rPr>
                              <w:t>4.721219</w:t>
                            </w:r>
                          </w:p>
                        </w:tc>
                      </w:tr>
                      <w:tr w:rsidR="00242C87" w:rsidRPr="00693AE6" w14:paraId="77B0D159" w14:textId="77777777" w:rsidTr="00E92B9D">
                        <w:trPr>
                          <w:trHeight w:val="320"/>
                          <w:jc w:val="center"/>
                        </w:trPr>
                        <w:tc>
                          <w:tcPr>
                            <w:tcW w:w="1238" w:type="dxa"/>
                            <w:gridSpan w:val="2"/>
                            <w:noWrap/>
                            <w:hideMark/>
                          </w:tcPr>
                          <w:p w14:paraId="674B153F" w14:textId="77777777" w:rsidR="00242C87" w:rsidRPr="00693AE6" w:rsidRDefault="00242C87" w:rsidP="00E92B9D">
                            <w:pPr>
                              <w:jc w:val="center"/>
                              <w:rPr>
                                <w:sz w:val="15"/>
                                <w:szCs w:val="15"/>
                              </w:rPr>
                            </w:pPr>
                            <w:r w:rsidRPr="00693AE6">
                              <w:rPr>
                                <w:sz w:val="15"/>
                                <w:szCs w:val="15"/>
                              </w:rPr>
                              <w:t>2018/11/12</w:t>
                            </w:r>
                          </w:p>
                        </w:tc>
                        <w:tc>
                          <w:tcPr>
                            <w:tcW w:w="1056" w:type="dxa"/>
                            <w:noWrap/>
                            <w:hideMark/>
                          </w:tcPr>
                          <w:p w14:paraId="467AF5B1" w14:textId="77777777" w:rsidR="00242C87" w:rsidRPr="00693AE6" w:rsidRDefault="00242C87" w:rsidP="00E92B9D">
                            <w:pPr>
                              <w:jc w:val="center"/>
                              <w:rPr>
                                <w:sz w:val="15"/>
                                <w:szCs w:val="15"/>
                              </w:rPr>
                            </w:pPr>
                            <w:r w:rsidRPr="00693AE6">
                              <w:rPr>
                                <w:sz w:val="15"/>
                                <w:szCs w:val="15"/>
                              </w:rPr>
                              <w:t>8.425262</w:t>
                            </w:r>
                          </w:p>
                        </w:tc>
                        <w:tc>
                          <w:tcPr>
                            <w:tcW w:w="1161" w:type="dxa"/>
                            <w:noWrap/>
                            <w:hideMark/>
                          </w:tcPr>
                          <w:p w14:paraId="76305F0A" w14:textId="77777777" w:rsidR="00242C87" w:rsidRPr="00693AE6" w:rsidRDefault="00242C87" w:rsidP="00E92B9D">
                            <w:pPr>
                              <w:jc w:val="center"/>
                              <w:rPr>
                                <w:sz w:val="15"/>
                                <w:szCs w:val="15"/>
                              </w:rPr>
                            </w:pPr>
                            <w:r w:rsidRPr="00693AE6">
                              <w:rPr>
                                <w:sz w:val="15"/>
                                <w:szCs w:val="15"/>
                              </w:rPr>
                              <w:t>2.354166</w:t>
                            </w:r>
                          </w:p>
                        </w:tc>
                        <w:tc>
                          <w:tcPr>
                            <w:tcW w:w="1196" w:type="dxa"/>
                            <w:noWrap/>
                            <w:hideMark/>
                          </w:tcPr>
                          <w:p w14:paraId="38BAF75F" w14:textId="77777777" w:rsidR="00242C87" w:rsidRPr="00693AE6" w:rsidRDefault="00242C87" w:rsidP="00E92B9D">
                            <w:pPr>
                              <w:jc w:val="center"/>
                              <w:rPr>
                                <w:sz w:val="15"/>
                                <w:szCs w:val="15"/>
                              </w:rPr>
                            </w:pPr>
                            <w:r w:rsidRPr="00693AE6">
                              <w:rPr>
                                <w:sz w:val="15"/>
                                <w:szCs w:val="15"/>
                              </w:rPr>
                              <w:t>5.033133</w:t>
                            </w:r>
                          </w:p>
                        </w:tc>
                      </w:tr>
                    </w:tbl>
                    <w:p w14:paraId="44061364" w14:textId="704615E2" w:rsidR="00242C87" w:rsidRDefault="00242C87"/>
                  </w:txbxContent>
                </v:textbox>
                <w10:wrap type="square"/>
              </v:shape>
            </w:pict>
          </mc:Fallback>
        </mc:AlternateContent>
      </w:r>
      <w:r w:rsidR="00211DD9">
        <w:rPr>
          <w:rFonts w:hint="eastAsia"/>
        </w:rPr>
        <w:t>代预测，</w:t>
      </w:r>
      <w:r w:rsidR="004775AD" w:rsidRPr="0080186D">
        <w:rPr>
          <w:noProof/>
          <w:position w:val="-10"/>
        </w:rPr>
        <w:object w:dxaOrig="220" w:dyaOrig="320" w14:anchorId="207BB783">
          <v:shape id="_x0000_i1119" type="#_x0000_t75" alt="" style="width:11.05pt;height:16.3pt;mso-width-percent:0;mso-height-percent:0;mso-width-percent:0;mso-height-percent:0" o:ole="">
            <v:imagedata r:id="rId196" o:title=""/>
          </v:shape>
          <o:OLEObject Type="Embed" ProgID="Equation.DSMT4" ShapeID="_x0000_i1119" DrawAspect="Content" ObjectID="_1648020232" r:id="rId197"/>
        </w:object>
      </w:r>
      <w:r w:rsidR="00211DD9" w:rsidRPr="00C96BA9">
        <w:rPr>
          <w:rFonts w:hint="eastAsia"/>
          <w:spacing w:val="2"/>
          <w:szCs w:val="21"/>
        </w:rPr>
        <w:t>取</w:t>
      </w:r>
      <w:r w:rsidR="00211DD9" w:rsidRPr="00C96BA9">
        <w:rPr>
          <w:rFonts w:hint="eastAsia"/>
          <w:spacing w:val="2"/>
          <w:szCs w:val="21"/>
        </w:rPr>
        <w:t>20</w:t>
      </w:r>
      <w:r w:rsidR="00211DD9" w:rsidRPr="00C96BA9">
        <w:rPr>
          <w:rFonts w:hint="eastAsia"/>
          <w:spacing w:val="2"/>
          <w:szCs w:val="21"/>
        </w:rPr>
        <w:t>代表从功率出现后一小时开始更新模型</w:t>
      </w:r>
      <w:r w:rsidR="001C5248">
        <w:rPr>
          <w:rFonts w:hint="eastAsia"/>
          <w:spacing w:val="2"/>
          <w:szCs w:val="21"/>
        </w:rPr>
        <w:t>。</w:t>
      </w:r>
      <w:r w:rsidR="00211DD9" w:rsidRPr="00C96BA9">
        <w:rPr>
          <w:rFonts w:hint="eastAsia"/>
          <w:spacing w:val="2"/>
          <w:szCs w:val="21"/>
        </w:rPr>
        <w:t>同理，</w:t>
      </w:r>
      <w:r w:rsidR="004775AD" w:rsidRPr="0080186D">
        <w:rPr>
          <w:noProof/>
          <w:position w:val="-10"/>
        </w:rPr>
        <w:object w:dxaOrig="220" w:dyaOrig="320" w14:anchorId="621E2FC7">
          <v:shape id="_x0000_i1120" type="#_x0000_t75" alt="" style="width:11.05pt;height:16.3pt;mso-width-percent:0;mso-height-percent:0;mso-width-percent:0;mso-height-percent:0" o:ole="">
            <v:imagedata r:id="rId198" o:title=""/>
          </v:shape>
          <o:OLEObject Type="Embed" ProgID="Equation.DSMT4" ShapeID="_x0000_i1120" DrawAspect="Content" ObjectID="_1648020233" r:id="rId199"/>
        </w:object>
      </w:r>
      <w:r w:rsidR="00211DD9" w:rsidRPr="00C96BA9">
        <w:rPr>
          <w:rFonts w:hint="eastAsia"/>
          <w:spacing w:val="2"/>
          <w:szCs w:val="21"/>
        </w:rPr>
        <w:t>取</w:t>
      </w:r>
      <w:r w:rsidR="00211DD9" w:rsidRPr="00C96BA9">
        <w:rPr>
          <w:rFonts w:hint="eastAsia"/>
          <w:spacing w:val="2"/>
          <w:szCs w:val="21"/>
        </w:rPr>
        <w:t>28</w:t>
      </w:r>
      <w:r w:rsidR="00211DD9" w:rsidRPr="00C96BA9">
        <w:rPr>
          <w:rFonts w:hint="eastAsia"/>
          <w:spacing w:val="2"/>
          <w:szCs w:val="21"/>
        </w:rPr>
        <w:t>代表着从功率出现后三小时开始更新模型。</w:t>
      </w:r>
      <w:r w:rsidR="00211DD9" w:rsidRPr="009D4E19">
        <w:rPr>
          <w:rFonts w:hint="eastAsia"/>
          <w:spacing w:val="2"/>
          <w:szCs w:val="21"/>
        </w:rPr>
        <w:t>测试算例未来</w:t>
      </w:r>
      <w:r w:rsidR="00211DD9" w:rsidRPr="009D4E19">
        <w:rPr>
          <w:spacing w:val="2"/>
          <w:szCs w:val="21"/>
        </w:rPr>
        <w:t>4</w:t>
      </w:r>
      <w:r w:rsidR="00211DD9" w:rsidRPr="009D4E19">
        <w:rPr>
          <w:rFonts w:hint="eastAsia"/>
          <w:spacing w:val="2"/>
          <w:szCs w:val="21"/>
        </w:rPr>
        <w:t>小时</w:t>
      </w:r>
      <w:r w:rsidR="00211DD9" w:rsidRPr="009D4E19">
        <w:rPr>
          <w:spacing w:val="2"/>
          <w:szCs w:val="21"/>
        </w:rPr>
        <w:t>16</w:t>
      </w:r>
      <w:r w:rsidR="00211DD9" w:rsidRPr="009D4E19">
        <w:rPr>
          <w:rFonts w:hint="eastAsia"/>
          <w:spacing w:val="2"/>
          <w:szCs w:val="21"/>
        </w:rPr>
        <w:t>个点预测精度的变化结果如图</w:t>
      </w:r>
      <w:r w:rsidR="00031116">
        <w:rPr>
          <w:rFonts w:hint="eastAsia"/>
          <w:spacing w:val="2"/>
          <w:szCs w:val="21"/>
        </w:rPr>
        <w:t>4</w:t>
      </w:r>
      <w:r w:rsidR="00216FAD">
        <w:rPr>
          <w:rFonts w:hint="eastAsia"/>
          <w:spacing w:val="2"/>
          <w:szCs w:val="21"/>
        </w:rPr>
        <w:t>。</w:t>
      </w:r>
    </w:p>
    <w:p w14:paraId="23154998" w14:textId="00EBB473" w:rsidR="00211DD9" w:rsidRDefault="00C85999" w:rsidP="00A76F91">
      <w:pPr>
        <w:spacing w:line="314" w:lineRule="exact"/>
        <w:ind w:firstLine="420"/>
        <w:rPr>
          <w:szCs w:val="21"/>
        </w:rPr>
      </w:pPr>
      <w:r>
        <w:rPr>
          <w:noProof/>
        </w:rPr>
        <mc:AlternateContent>
          <mc:Choice Requires="wps">
            <w:drawing>
              <wp:anchor distT="45720" distB="45720" distL="114300" distR="114300" simplePos="0" relativeHeight="251661312" behindDoc="0" locked="0" layoutInCell="1" allowOverlap="1" wp14:anchorId="46AAA046" wp14:editId="6CD5AC55">
                <wp:simplePos x="0" y="0"/>
                <wp:positionH relativeFrom="column">
                  <wp:align>right</wp:align>
                </wp:positionH>
                <wp:positionV relativeFrom="paragraph">
                  <wp:posOffset>325391</wp:posOffset>
                </wp:positionV>
                <wp:extent cx="2932430" cy="1404620"/>
                <wp:effectExtent l="0" t="0" r="20320" b="10160"/>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2430" cy="1404620"/>
                        </a:xfrm>
                        <a:prstGeom prst="rect">
                          <a:avLst/>
                        </a:prstGeom>
                        <a:solidFill>
                          <a:srgbClr val="FFFFFF"/>
                        </a:solidFill>
                        <a:ln w="9525">
                          <a:solidFill>
                            <a:schemeClr val="bg1"/>
                          </a:solidFill>
                          <a:miter lim="800000"/>
                          <a:headEnd/>
                          <a:tailEnd/>
                        </a:ln>
                      </wps:spPr>
                      <wps:txbx>
                        <w:txbxContent>
                          <w:p w14:paraId="049FB1FF" w14:textId="77777777" w:rsidR="00242C87" w:rsidRDefault="00242C87" w:rsidP="00D510E0">
                            <w:pPr>
                              <w:snapToGrid w:val="0"/>
                              <w:rPr>
                                <w:color w:val="333333"/>
                                <w:szCs w:val="21"/>
                              </w:rPr>
                            </w:pPr>
                            <w:r>
                              <w:rPr>
                                <w:noProof/>
                              </w:rPr>
                              <w:object w:dxaOrig="14476" w:dyaOrig="7276" w14:anchorId="25D201E7">
                                <v:shape id="_x0000_i1122" type="#_x0000_t75" alt="" style="width:230.15pt;height:115.7pt;mso-width-percent:0;mso-height-percent:0;mso-width-percent:0;mso-height-percent:0" o:ole="">
                                  <v:imagedata r:id="rId200" o:title=""/>
                                </v:shape>
                                <o:OLEObject Type="Embed" ProgID="Visio.Drawing.15" ShapeID="_x0000_i1122" DrawAspect="Content" ObjectID="_1648020240" r:id="rId201"/>
                              </w:object>
                            </w:r>
                          </w:p>
                          <w:p w14:paraId="7D7C2427" w14:textId="65628202" w:rsidR="00242C87" w:rsidRPr="00D913C2" w:rsidRDefault="00242C87" w:rsidP="00D510E0">
                            <w:pPr>
                              <w:adjustRightInd w:val="0"/>
                              <w:snapToGrid w:val="0"/>
                              <w:jc w:val="center"/>
                              <w:rPr>
                                <w:rFonts w:eastAsia="方正书宋简体"/>
                                <w:bCs/>
                                <w:spacing w:val="2"/>
                                <w:sz w:val="18"/>
                                <w:szCs w:val="21"/>
                              </w:rPr>
                            </w:pPr>
                            <w:r w:rsidRPr="00D913C2">
                              <w:rPr>
                                <w:rFonts w:eastAsia="方正书宋简体" w:hint="eastAsia"/>
                                <w:bCs/>
                                <w:spacing w:val="2"/>
                                <w:sz w:val="18"/>
                                <w:szCs w:val="21"/>
                              </w:rPr>
                              <w:t>图</w:t>
                            </w:r>
                            <w:r>
                              <w:rPr>
                                <w:rFonts w:eastAsia="方正书宋简体"/>
                                <w:bCs/>
                                <w:spacing w:val="2"/>
                                <w:sz w:val="18"/>
                                <w:szCs w:val="21"/>
                              </w:rPr>
                              <w:t>4</w:t>
                            </w:r>
                            <w:r w:rsidRPr="00D913C2">
                              <w:rPr>
                                <w:rFonts w:eastAsia="方正书宋简体"/>
                                <w:bCs/>
                                <w:spacing w:val="2"/>
                                <w:sz w:val="18"/>
                                <w:szCs w:val="21"/>
                              </w:rPr>
                              <w:t xml:space="preserve"> </w:t>
                            </w:r>
                            <w:r>
                              <w:rPr>
                                <w:rFonts w:eastAsia="方正书宋简体" w:hint="eastAsia"/>
                                <w:bCs/>
                                <w:spacing w:val="2"/>
                                <w:sz w:val="18"/>
                                <w:szCs w:val="21"/>
                              </w:rPr>
                              <w:t>预测算法预测结果对比</w:t>
                            </w:r>
                          </w:p>
                          <w:p w14:paraId="02984918" w14:textId="6AD67C58" w:rsidR="00242C87" w:rsidRPr="00D510E0" w:rsidRDefault="00242C87" w:rsidP="00D510E0">
                            <w:pPr>
                              <w:adjustRightInd w:val="0"/>
                              <w:snapToGrid w:val="0"/>
                              <w:jc w:val="center"/>
                              <w:rPr>
                                <w:rFonts w:eastAsia="方正书宋简体"/>
                                <w:b/>
                                <w:spacing w:val="2"/>
                                <w:sz w:val="18"/>
                                <w:szCs w:val="21"/>
                              </w:rPr>
                            </w:pPr>
                            <w:r w:rsidRPr="0023504D">
                              <w:rPr>
                                <w:rFonts w:eastAsia="方正书宋简体" w:hint="eastAsia"/>
                                <w:b/>
                                <w:spacing w:val="2"/>
                                <w:sz w:val="18"/>
                                <w:szCs w:val="21"/>
                              </w:rPr>
                              <w:t>Fig</w:t>
                            </w:r>
                            <w:r w:rsidRPr="0023504D">
                              <w:rPr>
                                <w:rFonts w:eastAsia="方正书宋简体"/>
                                <w:b/>
                                <w:spacing w:val="2"/>
                                <w:sz w:val="18"/>
                                <w:szCs w:val="21"/>
                              </w:rPr>
                              <w:t>.</w:t>
                            </w:r>
                            <w:r>
                              <w:rPr>
                                <w:rFonts w:eastAsia="方正书宋简体"/>
                                <w:b/>
                                <w:spacing w:val="2"/>
                                <w:sz w:val="18"/>
                                <w:szCs w:val="21"/>
                              </w:rPr>
                              <w:t>4</w:t>
                            </w:r>
                            <w:r w:rsidRPr="0023504D">
                              <w:rPr>
                                <w:rFonts w:eastAsia="方正书宋简体"/>
                                <w:b/>
                                <w:spacing w:val="2"/>
                                <w:sz w:val="18"/>
                                <w:szCs w:val="21"/>
                              </w:rPr>
                              <w:t xml:space="preserve"> </w:t>
                            </w:r>
                            <w:r>
                              <w:rPr>
                                <w:rFonts w:eastAsia="方正书宋简体"/>
                                <w:b/>
                                <w:spacing w:val="2"/>
                                <w:sz w:val="18"/>
                                <w:szCs w:val="21"/>
                              </w:rPr>
                              <w:t>R</w:t>
                            </w:r>
                            <w:r w:rsidRPr="0023504D">
                              <w:rPr>
                                <w:rFonts w:eastAsia="方正书宋简体"/>
                                <w:b/>
                                <w:spacing w:val="2"/>
                                <w:sz w:val="18"/>
                                <w:szCs w:val="21"/>
                              </w:rPr>
                              <w:t xml:space="preserve">esult comparison of the proposed method and general method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AAA046" id="_x0000_s1029" type="#_x0000_t202" style="position:absolute;left:0;text-align:left;margin-left:179.7pt;margin-top:25.6pt;width:230.9pt;height:110.6pt;z-index:251661312;visibility:visible;mso-wrap-style:square;mso-width-percent:0;mso-height-percent:200;mso-wrap-distance-left:9pt;mso-wrap-distance-top:3.6pt;mso-wrap-distance-right:9pt;mso-wrap-distance-bottom:3.6pt;mso-position-horizontal:righ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" strokecolor="white [3212]">
                <v:textbox style="mso-fit-shape-to-text:t">
                  <w:txbxContent>
                    <w:p w14:paraId="049FB1FF" w14:textId="77777777" w:rsidR="00242C87" w:rsidRDefault="00242C87" w:rsidP="00D510E0">
                      <w:pPr>
                        <w:snapToGrid w:val="0"/>
                        <w:rPr>
                          <w:color w:val="333333"/>
                          <w:szCs w:val="21"/>
                        </w:rPr>
                      </w:pPr>
                      <w:r>
                        <w:rPr>
                          <w:noProof/>
                        </w:rPr>
                        <w:object w:dxaOrig="14476" w:dyaOrig="7276" w14:anchorId="25D201E7">
                          <v:shape id="_x0000_i1122" type="#_x0000_t75" alt="" style="width:230.15pt;height:115.7pt;mso-width-percent:0;mso-height-percent:0;mso-width-percent:0;mso-height-percent:0" o:ole="">
                            <v:imagedata r:id="rId200" o:title=""/>
                          </v:shape>
                          <o:OLEObject Type="Embed" ProgID="Visio.Drawing.15" ShapeID="_x0000_i1122" DrawAspect="Content" ObjectID="_1648020240" r:id="rId202"/>
                        </w:object>
                      </w:r>
                    </w:p>
                    <w:p w14:paraId="7D7C2427" w14:textId="65628202" w:rsidR="00242C87" w:rsidRPr="00D913C2" w:rsidRDefault="00242C87" w:rsidP="00D510E0">
                      <w:pPr>
                        <w:adjustRightInd w:val="0"/>
                        <w:snapToGrid w:val="0"/>
                        <w:jc w:val="center"/>
                        <w:rPr>
                          <w:rFonts w:eastAsia="方正书宋简体"/>
                          <w:bCs/>
                          <w:spacing w:val="2"/>
                          <w:sz w:val="18"/>
                          <w:szCs w:val="21"/>
                        </w:rPr>
                      </w:pPr>
                      <w:r w:rsidRPr="00D913C2">
                        <w:rPr>
                          <w:rFonts w:eastAsia="方正书宋简体" w:hint="eastAsia"/>
                          <w:bCs/>
                          <w:spacing w:val="2"/>
                          <w:sz w:val="18"/>
                          <w:szCs w:val="21"/>
                        </w:rPr>
                        <w:t>图</w:t>
                      </w:r>
                      <w:r>
                        <w:rPr>
                          <w:rFonts w:eastAsia="方正书宋简体"/>
                          <w:bCs/>
                          <w:spacing w:val="2"/>
                          <w:sz w:val="18"/>
                          <w:szCs w:val="21"/>
                        </w:rPr>
                        <w:t>4</w:t>
                      </w:r>
                      <w:r w:rsidRPr="00D913C2">
                        <w:rPr>
                          <w:rFonts w:eastAsia="方正书宋简体"/>
                          <w:bCs/>
                          <w:spacing w:val="2"/>
                          <w:sz w:val="18"/>
                          <w:szCs w:val="21"/>
                        </w:rPr>
                        <w:t xml:space="preserve"> </w:t>
                      </w:r>
                      <w:r>
                        <w:rPr>
                          <w:rFonts w:eastAsia="方正书宋简体" w:hint="eastAsia"/>
                          <w:bCs/>
                          <w:spacing w:val="2"/>
                          <w:sz w:val="18"/>
                          <w:szCs w:val="21"/>
                        </w:rPr>
                        <w:t>预测算法预测结果对比</w:t>
                      </w:r>
                    </w:p>
                    <w:p w14:paraId="02984918" w14:textId="6AD67C58" w:rsidR="00242C87" w:rsidRPr="00D510E0" w:rsidRDefault="00242C87" w:rsidP="00D510E0">
                      <w:pPr>
                        <w:adjustRightInd w:val="0"/>
                        <w:snapToGrid w:val="0"/>
                        <w:jc w:val="center"/>
                        <w:rPr>
                          <w:rFonts w:eastAsia="方正书宋简体"/>
                          <w:b/>
                          <w:spacing w:val="2"/>
                          <w:sz w:val="18"/>
                          <w:szCs w:val="21"/>
                        </w:rPr>
                      </w:pPr>
                      <w:r w:rsidRPr="0023504D">
                        <w:rPr>
                          <w:rFonts w:eastAsia="方正书宋简体" w:hint="eastAsia"/>
                          <w:b/>
                          <w:spacing w:val="2"/>
                          <w:sz w:val="18"/>
                          <w:szCs w:val="21"/>
                        </w:rPr>
                        <w:t>Fig</w:t>
                      </w:r>
                      <w:r w:rsidRPr="0023504D">
                        <w:rPr>
                          <w:rFonts w:eastAsia="方正书宋简体"/>
                          <w:b/>
                          <w:spacing w:val="2"/>
                          <w:sz w:val="18"/>
                          <w:szCs w:val="21"/>
                        </w:rPr>
                        <w:t>.</w:t>
                      </w:r>
                      <w:r>
                        <w:rPr>
                          <w:rFonts w:eastAsia="方正书宋简体"/>
                          <w:b/>
                          <w:spacing w:val="2"/>
                          <w:sz w:val="18"/>
                          <w:szCs w:val="21"/>
                        </w:rPr>
                        <w:t>4</w:t>
                      </w:r>
                      <w:r w:rsidRPr="0023504D">
                        <w:rPr>
                          <w:rFonts w:eastAsia="方正书宋简体"/>
                          <w:b/>
                          <w:spacing w:val="2"/>
                          <w:sz w:val="18"/>
                          <w:szCs w:val="21"/>
                        </w:rPr>
                        <w:t xml:space="preserve"> </w:t>
                      </w:r>
                      <w:r>
                        <w:rPr>
                          <w:rFonts w:eastAsia="方正书宋简体"/>
                          <w:b/>
                          <w:spacing w:val="2"/>
                          <w:sz w:val="18"/>
                          <w:szCs w:val="21"/>
                        </w:rPr>
                        <w:t>R</w:t>
                      </w:r>
                      <w:r w:rsidRPr="0023504D">
                        <w:rPr>
                          <w:rFonts w:eastAsia="方正书宋简体"/>
                          <w:b/>
                          <w:spacing w:val="2"/>
                          <w:sz w:val="18"/>
                          <w:szCs w:val="21"/>
                        </w:rPr>
                        <w:t xml:space="preserve">esult comparison of the proposed method and general method </w:t>
                      </w:r>
                    </w:p>
                  </w:txbxContent>
                </v:textbox>
                <w10:wrap type="square"/>
              </v:shape>
            </w:pict>
          </mc:Fallback>
        </mc:AlternateContent>
      </w:r>
      <w:r w:rsidR="00211DD9" w:rsidRPr="00D54400">
        <w:rPr>
          <w:rFonts w:hint="eastAsia"/>
          <w:szCs w:val="21"/>
        </w:rPr>
        <w:t>从统计结果我们可以看出，</w:t>
      </w:r>
      <w:r w:rsidR="00211DD9">
        <w:rPr>
          <w:rFonts w:hint="eastAsia"/>
          <w:szCs w:val="21"/>
        </w:rPr>
        <w:t>与传统方法相比，</w:t>
      </w:r>
      <w:r w:rsidR="00211DD9">
        <w:rPr>
          <w:rFonts w:hint="eastAsia"/>
          <w:szCs w:val="21"/>
        </w:rPr>
        <w:t>本文所提预测方案在小波动天气下有较为明显的优势</w:t>
      </w:r>
      <w:r w:rsidR="001C5248">
        <w:rPr>
          <w:rFonts w:hint="eastAsia"/>
          <w:szCs w:val="21"/>
        </w:rPr>
        <w:t>。</w:t>
      </w:r>
      <w:r w:rsidR="00211DD9">
        <w:rPr>
          <w:rFonts w:hint="eastAsia"/>
          <w:szCs w:val="21"/>
        </w:rPr>
        <w:t>值得注意的是，在</w:t>
      </w:r>
      <w:r w:rsidR="00211DD9" w:rsidRPr="00D54400">
        <w:rPr>
          <w:rFonts w:hint="eastAsia"/>
          <w:szCs w:val="21"/>
        </w:rPr>
        <w:t>较长时间尺度下</w:t>
      </w:r>
      <w:r w:rsidR="00211DD9">
        <w:rPr>
          <w:rFonts w:hint="eastAsia"/>
          <w:szCs w:val="21"/>
        </w:rPr>
        <w:t>，模型</w:t>
      </w:r>
      <w:r w:rsidR="00211DD9" w:rsidRPr="00D54400">
        <w:rPr>
          <w:rFonts w:hint="eastAsia"/>
          <w:szCs w:val="21"/>
        </w:rPr>
        <w:t>预测精度的提升比例要高于在较短时间尺度下的精度的提升，尤其是在第四个小时</w:t>
      </w:r>
      <w:r w:rsidR="00211DD9">
        <w:rPr>
          <w:rFonts w:hint="eastAsia"/>
          <w:szCs w:val="21"/>
        </w:rPr>
        <w:t>也就是图</w:t>
      </w:r>
      <w:r w:rsidR="00211DD9">
        <w:rPr>
          <w:rFonts w:hint="eastAsia"/>
          <w:szCs w:val="21"/>
        </w:rPr>
        <w:t>2</w:t>
      </w:r>
      <w:r w:rsidR="00211DD9">
        <w:rPr>
          <w:rFonts w:hint="eastAsia"/>
          <w:szCs w:val="21"/>
        </w:rPr>
        <w:t>第</w:t>
      </w:r>
      <w:r w:rsidR="00211DD9">
        <w:rPr>
          <w:rFonts w:hint="eastAsia"/>
          <w:szCs w:val="21"/>
        </w:rPr>
        <w:t>16</w:t>
      </w:r>
      <w:r w:rsidR="00211DD9">
        <w:rPr>
          <w:rFonts w:hint="eastAsia"/>
          <w:szCs w:val="21"/>
        </w:rPr>
        <w:t>个点</w:t>
      </w:r>
      <w:r w:rsidR="00211DD9" w:rsidRPr="00D54400">
        <w:rPr>
          <w:rFonts w:hint="eastAsia"/>
          <w:szCs w:val="21"/>
        </w:rPr>
        <w:t>，</w:t>
      </w:r>
      <w:r w:rsidR="00211DD9">
        <w:rPr>
          <w:rFonts w:hint="eastAsia"/>
          <w:szCs w:val="21"/>
        </w:rPr>
        <w:t>预测误差由</w:t>
      </w:r>
      <w:r w:rsidR="00211DD9">
        <w:rPr>
          <w:rFonts w:hint="eastAsia"/>
          <w:szCs w:val="21"/>
        </w:rPr>
        <w:t>SVR</w:t>
      </w:r>
      <w:r w:rsidR="00211DD9">
        <w:rPr>
          <w:rFonts w:hint="eastAsia"/>
          <w:szCs w:val="21"/>
        </w:rPr>
        <w:t>的</w:t>
      </w:r>
      <w:r w:rsidR="00211DD9">
        <w:rPr>
          <w:szCs w:val="21"/>
        </w:rPr>
        <w:t>10.31%</w:t>
      </w:r>
      <w:r w:rsidR="00211DD9">
        <w:rPr>
          <w:rFonts w:hint="eastAsia"/>
          <w:szCs w:val="21"/>
        </w:rPr>
        <w:t>降低到了本方法的</w:t>
      </w:r>
      <w:r w:rsidR="00211DD9">
        <w:rPr>
          <w:rFonts w:hint="eastAsia"/>
          <w:szCs w:val="21"/>
        </w:rPr>
        <w:t>3.78%</w:t>
      </w:r>
      <w:r w:rsidR="00211DD9">
        <w:rPr>
          <w:rFonts w:hint="eastAsia"/>
          <w:szCs w:val="21"/>
        </w:rPr>
        <w:t>，</w:t>
      </w:r>
      <w:r w:rsidR="00211DD9" w:rsidRPr="00D54400">
        <w:rPr>
          <w:rFonts w:hint="eastAsia"/>
          <w:szCs w:val="21"/>
        </w:rPr>
        <w:t>因为本文所提出的</w:t>
      </w:r>
      <w:r w:rsidR="00211DD9">
        <w:rPr>
          <w:rFonts w:hint="eastAsia"/>
          <w:szCs w:val="21"/>
        </w:rPr>
        <w:t>预测</w:t>
      </w:r>
      <w:r w:rsidR="00211DD9" w:rsidRPr="00D54400">
        <w:rPr>
          <w:rFonts w:hint="eastAsia"/>
          <w:szCs w:val="21"/>
        </w:rPr>
        <w:t>模型</w:t>
      </w:r>
      <w:r w:rsidR="00211DD9">
        <w:rPr>
          <w:rFonts w:hint="eastAsia"/>
          <w:szCs w:val="21"/>
        </w:rPr>
        <w:t>在预测过程中不断利用当天出现的新数据更新模型的参数，从而</w:t>
      </w:r>
      <w:r w:rsidR="00211DD9" w:rsidRPr="00D54400">
        <w:rPr>
          <w:rFonts w:hint="eastAsia"/>
          <w:szCs w:val="21"/>
        </w:rPr>
        <w:t>给出了一个</w:t>
      </w:r>
      <w:r w:rsidR="00211DD9">
        <w:rPr>
          <w:rFonts w:hint="eastAsia"/>
          <w:szCs w:val="21"/>
        </w:rPr>
        <w:t>更加</w:t>
      </w:r>
      <w:r w:rsidR="00211DD9" w:rsidRPr="00D54400">
        <w:rPr>
          <w:rFonts w:hint="eastAsia"/>
          <w:szCs w:val="21"/>
        </w:rPr>
        <w:t>准确的光伏电站出力的基准值，作为较长时间尺度下预测的参考，弥补了超短期预测对未来信息掌握不足的一部分缺陷。</w:t>
      </w:r>
    </w:p>
    <w:p w14:paraId="17FCA78A" w14:textId="2FA4D4CD" w:rsidR="00E92B9D" w:rsidRDefault="00211DD9" w:rsidP="00A76F91">
      <w:pPr>
        <w:spacing w:line="314" w:lineRule="exact"/>
        <w:ind w:firstLine="420"/>
        <w:rPr>
          <w:szCs w:val="21"/>
        </w:rPr>
      </w:pPr>
      <w:r w:rsidRPr="004A68F0">
        <w:rPr>
          <w:rFonts w:hint="eastAsia"/>
          <w:szCs w:val="21"/>
        </w:rPr>
        <w:t>逐天观察测试集晴天的预测结果，统计相似</w:t>
      </w:r>
      <w:proofErr w:type="gramStart"/>
      <w:r w:rsidRPr="004A68F0">
        <w:rPr>
          <w:rFonts w:hint="eastAsia"/>
          <w:szCs w:val="21"/>
        </w:rPr>
        <w:t>日方法</w:t>
      </w:r>
      <w:proofErr w:type="gramEnd"/>
      <w:r w:rsidRPr="004A68F0">
        <w:rPr>
          <w:rFonts w:hint="eastAsia"/>
          <w:szCs w:val="21"/>
        </w:rPr>
        <w:t>的误差，</w:t>
      </w:r>
      <w:r w:rsidRPr="003E584C">
        <w:rPr>
          <w:rFonts w:hint="eastAsia"/>
          <w:szCs w:val="21"/>
        </w:rPr>
        <w:t>误差主要集中在</w:t>
      </w:r>
      <w:r w:rsidRPr="003E584C">
        <w:rPr>
          <w:rFonts w:hint="eastAsia"/>
          <w:szCs w:val="21"/>
        </w:rPr>
        <w:t>1</w:t>
      </w:r>
      <w:r w:rsidRPr="003E584C">
        <w:rPr>
          <w:szCs w:val="21"/>
        </w:rPr>
        <w:t>%</w:t>
      </w:r>
      <w:r w:rsidRPr="003E584C">
        <w:rPr>
          <w:rFonts w:hint="eastAsia"/>
          <w:szCs w:val="21"/>
        </w:rPr>
        <w:t>～</w:t>
      </w:r>
      <w:r>
        <w:rPr>
          <w:szCs w:val="21"/>
        </w:rPr>
        <w:t>5</w:t>
      </w:r>
      <w:r w:rsidRPr="003E584C">
        <w:rPr>
          <w:szCs w:val="21"/>
        </w:rPr>
        <w:t>%</w:t>
      </w:r>
      <w:r w:rsidRPr="003E584C">
        <w:rPr>
          <w:rFonts w:hint="eastAsia"/>
          <w:szCs w:val="21"/>
        </w:rPr>
        <w:t>之间，但是有一部分天的误差超过</w:t>
      </w:r>
      <w:r w:rsidRPr="003E584C">
        <w:rPr>
          <w:rFonts w:hint="eastAsia"/>
          <w:szCs w:val="21"/>
        </w:rPr>
        <w:t>5</w:t>
      </w:r>
      <w:r>
        <w:rPr>
          <w:szCs w:val="21"/>
        </w:rPr>
        <w:t>%</w:t>
      </w:r>
      <w:r w:rsidRPr="003E584C">
        <w:rPr>
          <w:rFonts w:hint="eastAsia"/>
          <w:szCs w:val="21"/>
        </w:rPr>
        <w:t>甚至达到</w:t>
      </w:r>
      <w:r w:rsidRPr="003E584C">
        <w:rPr>
          <w:rFonts w:hint="eastAsia"/>
          <w:szCs w:val="21"/>
        </w:rPr>
        <w:t>1</w:t>
      </w:r>
      <w:r w:rsidRPr="003E584C">
        <w:rPr>
          <w:szCs w:val="21"/>
        </w:rPr>
        <w:t>0%</w:t>
      </w:r>
      <w:r w:rsidRPr="003E584C">
        <w:rPr>
          <w:rFonts w:hint="eastAsia"/>
          <w:szCs w:val="21"/>
        </w:rPr>
        <w:t>以上</w:t>
      </w:r>
      <w:r>
        <w:rPr>
          <w:rFonts w:hint="eastAsia"/>
          <w:szCs w:val="21"/>
        </w:rPr>
        <w:t>。这</w:t>
      </w:r>
      <w:r w:rsidR="00E92B9D">
        <w:rPr>
          <w:rFonts w:hint="eastAsia"/>
          <w:szCs w:val="21"/>
        </w:rPr>
        <w:t>一部分误差超过</w:t>
      </w:r>
      <w:r w:rsidR="00E92B9D">
        <w:rPr>
          <w:rFonts w:hint="eastAsia"/>
          <w:szCs w:val="21"/>
        </w:rPr>
        <w:t>5%</w:t>
      </w:r>
      <w:r w:rsidR="00E92B9D">
        <w:rPr>
          <w:rFonts w:hint="eastAsia"/>
          <w:szCs w:val="21"/>
        </w:rPr>
        <w:t>的</w:t>
      </w:r>
      <w:proofErr w:type="spellStart"/>
      <w:r w:rsidR="00E92B9D">
        <w:rPr>
          <w:rFonts w:hint="eastAsia"/>
          <w:szCs w:val="21"/>
        </w:rPr>
        <w:t>nRMSE</w:t>
      </w:r>
      <w:proofErr w:type="spellEnd"/>
      <w:r w:rsidR="00E92B9D">
        <w:rPr>
          <w:rFonts w:hint="eastAsia"/>
          <w:szCs w:val="21"/>
        </w:rPr>
        <w:t>统计结果如表</w:t>
      </w:r>
      <w:r w:rsidR="00E92B9D">
        <w:rPr>
          <w:szCs w:val="21"/>
        </w:rPr>
        <w:t>1</w:t>
      </w:r>
      <w:r w:rsidR="00E92B9D">
        <w:rPr>
          <w:rFonts w:hint="eastAsia"/>
          <w:szCs w:val="21"/>
        </w:rPr>
        <w:t>。</w:t>
      </w:r>
    </w:p>
    <w:p w14:paraId="23A54A89" w14:textId="20A56C62" w:rsidR="00CD1FDB" w:rsidRDefault="00CD1FDB" w:rsidP="002579AA">
      <w:pPr>
        <w:snapToGrid w:val="0"/>
        <w:spacing w:line="314" w:lineRule="exact"/>
        <w:ind w:firstLine="420"/>
        <w:rPr>
          <w:spacing w:val="2"/>
          <w:szCs w:val="21"/>
        </w:rPr>
      </w:pPr>
      <w:r>
        <w:rPr>
          <w:rFonts w:hint="eastAsia"/>
          <w:szCs w:val="21"/>
        </w:rPr>
        <w:t>由表</w:t>
      </w:r>
      <w:r>
        <w:rPr>
          <w:rFonts w:hint="eastAsia"/>
          <w:szCs w:val="21"/>
        </w:rPr>
        <w:t>1</w:t>
      </w:r>
      <w:r>
        <w:rPr>
          <w:rFonts w:hint="eastAsia"/>
          <w:szCs w:val="21"/>
        </w:rPr>
        <w:t>可以看出，本文所提预测方法对相似日方法误差大的天都有了较大的提升，一方面因为预测方法基于的晴空功率模型可以很好地对电站的出力特性进行描述，另一方面在预测中，模型在当天会在不同的预测时间尺度下加入当天的新数据对模型进行修正，进一步提高了模型对当天的匹配程度，从而提高了预测精度。</w:t>
      </w:r>
    </w:p>
    <w:p w14:paraId="11D326C0" w14:textId="1B9B2888" w:rsidR="00211DD9" w:rsidRDefault="00211DD9" w:rsidP="00211DD9">
      <w:pPr>
        <w:snapToGrid w:val="0"/>
        <w:spacing w:line="314" w:lineRule="exact"/>
        <w:ind w:firstLine="420"/>
        <w:rPr>
          <w:spacing w:val="2"/>
          <w:szCs w:val="21"/>
        </w:rPr>
      </w:pPr>
      <w:r>
        <w:rPr>
          <w:rFonts w:hint="eastAsia"/>
          <w:spacing w:val="2"/>
          <w:szCs w:val="21"/>
        </w:rPr>
        <w:t>对于相似</w:t>
      </w:r>
      <w:proofErr w:type="gramStart"/>
      <w:r>
        <w:rPr>
          <w:rFonts w:hint="eastAsia"/>
          <w:spacing w:val="2"/>
          <w:szCs w:val="21"/>
        </w:rPr>
        <w:t>日方法</w:t>
      </w:r>
      <w:proofErr w:type="gramEnd"/>
      <w:r>
        <w:rPr>
          <w:rFonts w:hint="eastAsia"/>
          <w:spacing w:val="2"/>
          <w:szCs w:val="21"/>
        </w:rPr>
        <w:t>预测结果误差在</w:t>
      </w:r>
      <w:r>
        <w:rPr>
          <w:spacing w:val="2"/>
          <w:szCs w:val="21"/>
        </w:rPr>
        <w:t>5%</w:t>
      </w:r>
      <w:r>
        <w:rPr>
          <w:rFonts w:hint="eastAsia"/>
          <w:spacing w:val="2"/>
          <w:szCs w:val="21"/>
        </w:rPr>
        <w:t>以下的天，相似</w:t>
      </w:r>
      <w:proofErr w:type="gramStart"/>
      <w:r>
        <w:rPr>
          <w:rFonts w:hint="eastAsia"/>
          <w:spacing w:val="2"/>
          <w:szCs w:val="21"/>
        </w:rPr>
        <w:t>日方法</w:t>
      </w:r>
      <w:proofErr w:type="gramEnd"/>
      <w:r>
        <w:rPr>
          <w:rFonts w:hint="eastAsia"/>
          <w:spacing w:val="2"/>
          <w:szCs w:val="21"/>
        </w:rPr>
        <w:t>的表现和本文所提预测方法表现相差不大，但是本文所提方法在两小时时间尺度</w:t>
      </w:r>
      <w:proofErr w:type="gramStart"/>
      <w:r>
        <w:rPr>
          <w:rFonts w:hint="eastAsia"/>
          <w:spacing w:val="2"/>
          <w:szCs w:val="21"/>
        </w:rPr>
        <w:t>内预测</w:t>
      </w:r>
      <w:proofErr w:type="gramEnd"/>
      <w:r>
        <w:rPr>
          <w:rFonts w:hint="eastAsia"/>
          <w:spacing w:val="2"/>
          <w:szCs w:val="21"/>
        </w:rPr>
        <w:t>的表现仍要优于相似日方法，因为在较短时间尺度下本文模型预测使利用当天的新数据更新晴空模型得到的结果更贴近于当天真实的未来出力，在较长时间尺度下，由于未来数据距离更新模型所用的数据在时间上有一定距离，因此精度会比较短时间</w:t>
      </w:r>
      <w:r w:rsidR="00E452B9" w:rsidRPr="0039659B">
        <w:rPr>
          <w:noProof/>
          <w:szCs w:val="21"/>
        </w:rPr>
        <w:lastRenderedPageBreak/>
        <mc:AlternateContent>
          <mc:Choice Requires="wps">
            <w:drawing>
              <wp:anchor distT="45720" distB="45720" distL="114300" distR="114300" simplePos="0" relativeHeight="251677696" behindDoc="0" locked="0" layoutInCell="1" allowOverlap="1" wp14:anchorId="42E91318" wp14:editId="7550C48C">
                <wp:simplePos x="0" y="0"/>
                <wp:positionH relativeFrom="margin">
                  <wp:align>left</wp:align>
                </wp:positionH>
                <wp:positionV relativeFrom="paragraph">
                  <wp:posOffset>13606</wp:posOffset>
                </wp:positionV>
                <wp:extent cx="2878455" cy="1404620"/>
                <wp:effectExtent l="0" t="0" r="17145" b="24130"/>
                <wp:wrapSquare wrapText="bothSides"/>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8455" cy="1404620"/>
                        </a:xfrm>
                        <a:prstGeom prst="rect">
                          <a:avLst/>
                        </a:prstGeom>
                        <a:solidFill>
                          <a:srgbClr val="FFFFFF"/>
                        </a:solidFill>
                        <a:ln w="9525">
                          <a:solidFill>
                            <a:schemeClr val="bg1"/>
                          </a:solidFill>
                          <a:miter lim="800000"/>
                          <a:headEnd/>
                          <a:tailEnd/>
                        </a:ln>
                      </wps:spPr>
                      <wps:txbx>
                        <w:txbxContent>
                          <w:p w14:paraId="35FE430A" w14:textId="77777777" w:rsidR="00242C87" w:rsidRDefault="00242C87" w:rsidP="00E452B9">
                            <w:pPr>
                              <w:snapToGrid w:val="0"/>
                              <w:rPr>
                                <w:spacing w:val="2"/>
                                <w:szCs w:val="21"/>
                              </w:rPr>
                            </w:pPr>
                            <w:r>
                              <w:object w:dxaOrig="14446" w:dyaOrig="7245" w14:anchorId="7CF74AD2">
                                <v:shape id="_x0000_i1124" type="#_x0000_t75" style="width:229.7pt;height:115.2pt" o:ole="">
                                  <v:imagedata r:id="rId203" o:title=""/>
                                </v:shape>
                                <o:OLEObject Type="Embed" ProgID="Visio.Drawing.15" ShapeID="_x0000_i1124" DrawAspect="Content" ObjectID="_1648020241" r:id="rId204"/>
                              </w:object>
                            </w:r>
                          </w:p>
                          <w:p w14:paraId="765EAE12" w14:textId="21B2342B" w:rsidR="00242C87" w:rsidRPr="0023504D" w:rsidRDefault="00242C87" w:rsidP="00E452B9">
                            <w:pPr>
                              <w:snapToGrid w:val="0"/>
                              <w:jc w:val="center"/>
                              <w:rPr>
                                <w:rFonts w:eastAsia="黑体"/>
                                <w:spacing w:val="2"/>
                                <w:sz w:val="18"/>
                                <w:szCs w:val="18"/>
                              </w:rPr>
                            </w:pPr>
                            <w:r w:rsidRPr="0023504D">
                              <w:rPr>
                                <w:rFonts w:eastAsia="黑体" w:hint="eastAsia"/>
                                <w:spacing w:val="2"/>
                                <w:sz w:val="18"/>
                                <w:szCs w:val="18"/>
                              </w:rPr>
                              <w:t>图</w:t>
                            </w:r>
                            <w:r>
                              <w:rPr>
                                <w:rFonts w:eastAsia="黑体"/>
                                <w:spacing w:val="2"/>
                                <w:sz w:val="18"/>
                                <w:szCs w:val="18"/>
                              </w:rPr>
                              <w:t>5</w:t>
                            </w:r>
                            <w:r w:rsidRPr="0023504D">
                              <w:rPr>
                                <w:rFonts w:eastAsia="黑体"/>
                                <w:spacing w:val="2"/>
                                <w:sz w:val="18"/>
                                <w:szCs w:val="18"/>
                              </w:rPr>
                              <w:t xml:space="preserve"> </w:t>
                            </w:r>
                            <w:r w:rsidRPr="0023504D">
                              <w:rPr>
                                <w:rFonts w:eastAsia="黑体" w:hint="eastAsia"/>
                                <w:spacing w:val="2"/>
                                <w:sz w:val="18"/>
                                <w:szCs w:val="18"/>
                              </w:rPr>
                              <w:t>相似</w:t>
                            </w:r>
                            <w:proofErr w:type="gramStart"/>
                            <w:r w:rsidRPr="0023504D">
                              <w:rPr>
                                <w:rFonts w:eastAsia="黑体" w:hint="eastAsia"/>
                                <w:spacing w:val="2"/>
                                <w:sz w:val="18"/>
                                <w:szCs w:val="18"/>
                              </w:rPr>
                              <w:t>日方法</w:t>
                            </w:r>
                            <w:proofErr w:type="gramEnd"/>
                            <w:r w:rsidRPr="0023504D">
                              <w:rPr>
                                <w:rFonts w:eastAsia="黑体" w:hint="eastAsia"/>
                                <w:spacing w:val="2"/>
                                <w:sz w:val="18"/>
                                <w:szCs w:val="18"/>
                              </w:rPr>
                              <w:t>和本文所提方法</w:t>
                            </w:r>
                            <w:r w:rsidRPr="0023504D">
                              <w:rPr>
                                <w:rFonts w:eastAsia="黑体" w:hint="eastAsia"/>
                                <w:spacing w:val="2"/>
                                <w:sz w:val="18"/>
                                <w:szCs w:val="18"/>
                              </w:rPr>
                              <w:t>15min</w:t>
                            </w:r>
                            <w:r w:rsidRPr="0023504D">
                              <w:rPr>
                                <w:rFonts w:eastAsia="黑体" w:hint="eastAsia"/>
                                <w:spacing w:val="2"/>
                                <w:sz w:val="18"/>
                                <w:szCs w:val="18"/>
                              </w:rPr>
                              <w:t>时间尺度和</w:t>
                            </w:r>
                            <w:r w:rsidRPr="0023504D">
                              <w:rPr>
                                <w:rFonts w:eastAsia="黑体" w:hint="eastAsia"/>
                                <w:spacing w:val="2"/>
                                <w:sz w:val="18"/>
                                <w:szCs w:val="18"/>
                              </w:rPr>
                              <w:t>4h</w:t>
                            </w:r>
                            <w:r w:rsidRPr="0023504D">
                              <w:rPr>
                                <w:rFonts w:eastAsia="黑体" w:hint="eastAsia"/>
                                <w:spacing w:val="2"/>
                                <w:sz w:val="18"/>
                                <w:szCs w:val="18"/>
                              </w:rPr>
                              <w:t>时间尺度的日均预测误差分布</w:t>
                            </w:r>
                          </w:p>
                          <w:p w14:paraId="50D72F17" w14:textId="1B198703" w:rsidR="00242C87" w:rsidRPr="00E57B99" w:rsidRDefault="00242C87" w:rsidP="00E452B9">
                            <w:pPr>
                              <w:spacing w:line="0" w:lineRule="atLeast"/>
                              <w:jc w:val="center"/>
                              <w:rPr>
                                <w:rFonts w:eastAsia="方正书宋简体"/>
                                <w:b/>
                                <w:spacing w:val="2"/>
                                <w:sz w:val="18"/>
                                <w:szCs w:val="21"/>
                              </w:rPr>
                            </w:pPr>
                            <w:r w:rsidRPr="0023504D">
                              <w:rPr>
                                <w:rFonts w:eastAsia="方正书宋简体" w:hint="eastAsia"/>
                                <w:b/>
                                <w:spacing w:val="2"/>
                                <w:sz w:val="18"/>
                                <w:szCs w:val="21"/>
                              </w:rPr>
                              <w:t>Fig</w:t>
                            </w:r>
                            <w:r w:rsidRPr="0023504D">
                              <w:rPr>
                                <w:rFonts w:eastAsia="方正书宋简体"/>
                                <w:b/>
                                <w:spacing w:val="2"/>
                                <w:sz w:val="18"/>
                                <w:szCs w:val="21"/>
                              </w:rPr>
                              <w:t>.</w:t>
                            </w:r>
                            <w:r>
                              <w:rPr>
                                <w:rFonts w:eastAsia="方正书宋简体"/>
                                <w:b/>
                                <w:spacing w:val="2"/>
                                <w:sz w:val="18"/>
                                <w:szCs w:val="21"/>
                              </w:rPr>
                              <w:t>5</w:t>
                            </w:r>
                            <w:r w:rsidRPr="0023504D">
                              <w:rPr>
                                <w:rFonts w:eastAsia="方正书宋简体"/>
                                <w:b/>
                                <w:spacing w:val="2"/>
                                <w:sz w:val="18"/>
                                <w:szCs w:val="21"/>
                              </w:rPr>
                              <w:t xml:space="preserve"> Distribution of the daily mean values of RMSE for the similar day method and the proposed method over the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91318" id="文本框 7" o:spid="_x0000_s1030" type="#_x0000_t202" style="position:absolute;left:0;text-align:left;margin-left:0;margin-top:1.05pt;width:226.65pt;height:110.6pt;z-index:2516776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" strokecolor="white [3212]">
                <v:textbox style="mso-fit-shape-to-text:t">
                  <w:txbxContent>
                    <w:p w14:paraId="35FE430A" w14:textId="77777777" w:rsidR="00242C87" w:rsidRDefault="00242C87" w:rsidP="00E452B9">
                      <w:pPr>
                        <w:snapToGrid w:val="0"/>
                        <w:rPr>
                          <w:spacing w:val="2"/>
                          <w:szCs w:val="21"/>
                        </w:rPr>
                      </w:pPr>
                      <w:r>
                        <w:object w:dxaOrig="14446" w:dyaOrig="7245" w14:anchorId="7CF74AD2">
                          <v:shape id="_x0000_i1124" type="#_x0000_t75" style="width:229.7pt;height:115.2pt" o:ole="">
                            <v:imagedata r:id="rId203" o:title=""/>
                          </v:shape>
                          <o:OLEObject Type="Embed" ProgID="Visio.Drawing.15" ShapeID="_x0000_i1124" DrawAspect="Content" ObjectID="_1648020241" r:id="rId205"/>
                        </w:object>
                      </w:r>
                    </w:p>
                    <w:p w14:paraId="765EAE12" w14:textId="21B2342B" w:rsidR="00242C87" w:rsidRPr="0023504D" w:rsidRDefault="00242C87" w:rsidP="00E452B9">
                      <w:pPr>
                        <w:snapToGrid w:val="0"/>
                        <w:jc w:val="center"/>
                        <w:rPr>
                          <w:rFonts w:eastAsia="黑体"/>
                          <w:spacing w:val="2"/>
                          <w:sz w:val="18"/>
                          <w:szCs w:val="18"/>
                        </w:rPr>
                      </w:pPr>
                      <w:r w:rsidRPr="0023504D">
                        <w:rPr>
                          <w:rFonts w:eastAsia="黑体" w:hint="eastAsia"/>
                          <w:spacing w:val="2"/>
                          <w:sz w:val="18"/>
                          <w:szCs w:val="18"/>
                        </w:rPr>
                        <w:t>图</w:t>
                      </w:r>
                      <w:r>
                        <w:rPr>
                          <w:rFonts w:eastAsia="黑体"/>
                          <w:spacing w:val="2"/>
                          <w:sz w:val="18"/>
                          <w:szCs w:val="18"/>
                        </w:rPr>
                        <w:t>5</w:t>
                      </w:r>
                      <w:r w:rsidRPr="0023504D">
                        <w:rPr>
                          <w:rFonts w:eastAsia="黑体"/>
                          <w:spacing w:val="2"/>
                          <w:sz w:val="18"/>
                          <w:szCs w:val="18"/>
                        </w:rPr>
                        <w:t xml:space="preserve"> </w:t>
                      </w:r>
                      <w:r w:rsidRPr="0023504D">
                        <w:rPr>
                          <w:rFonts w:eastAsia="黑体" w:hint="eastAsia"/>
                          <w:spacing w:val="2"/>
                          <w:sz w:val="18"/>
                          <w:szCs w:val="18"/>
                        </w:rPr>
                        <w:t>相似</w:t>
                      </w:r>
                      <w:proofErr w:type="gramStart"/>
                      <w:r w:rsidRPr="0023504D">
                        <w:rPr>
                          <w:rFonts w:eastAsia="黑体" w:hint="eastAsia"/>
                          <w:spacing w:val="2"/>
                          <w:sz w:val="18"/>
                          <w:szCs w:val="18"/>
                        </w:rPr>
                        <w:t>日方法</w:t>
                      </w:r>
                      <w:proofErr w:type="gramEnd"/>
                      <w:r w:rsidRPr="0023504D">
                        <w:rPr>
                          <w:rFonts w:eastAsia="黑体" w:hint="eastAsia"/>
                          <w:spacing w:val="2"/>
                          <w:sz w:val="18"/>
                          <w:szCs w:val="18"/>
                        </w:rPr>
                        <w:t>和本文所提方法</w:t>
                      </w:r>
                      <w:r w:rsidRPr="0023504D">
                        <w:rPr>
                          <w:rFonts w:eastAsia="黑体" w:hint="eastAsia"/>
                          <w:spacing w:val="2"/>
                          <w:sz w:val="18"/>
                          <w:szCs w:val="18"/>
                        </w:rPr>
                        <w:t>15min</w:t>
                      </w:r>
                      <w:r w:rsidRPr="0023504D">
                        <w:rPr>
                          <w:rFonts w:eastAsia="黑体" w:hint="eastAsia"/>
                          <w:spacing w:val="2"/>
                          <w:sz w:val="18"/>
                          <w:szCs w:val="18"/>
                        </w:rPr>
                        <w:t>时间尺度和</w:t>
                      </w:r>
                      <w:r w:rsidRPr="0023504D">
                        <w:rPr>
                          <w:rFonts w:eastAsia="黑体" w:hint="eastAsia"/>
                          <w:spacing w:val="2"/>
                          <w:sz w:val="18"/>
                          <w:szCs w:val="18"/>
                        </w:rPr>
                        <w:t>4h</w:t>
                      </w:r>
                      <w:r w:rsidRPr="0023504D">
                        <w:rPr>
                          <w:rFonts w:eastAsia="黑体" w:hint="eastAsia"/>
                          <w:spacing w:val="2"/>
                          <w:sz w:val="18"/>
                          <w:szCs w:val="18"/>
                        </w:rPr>
                        <w:t>时间尺度的日均预测误差分布</w:t>
                      </w:r>
                    </w:p>
                    <w:p w14:paraId="50D72F17" w14:textId="1B198703" w:rsidR="00242C87" w:rsidRPr="00E57B99" w:rsidRDefault="00242C87" w:rsidP="00E452B9">
                      <w:pPr>
                        <w:spacing w:line="0" w:lineRule="atLeast"/>
                        <w:jc w:val="center"/>
                        <w:rPr>
                          <w:rFonts w:eastAsia="方正书宋简体"/>
                          <w:b/>
                          <w:spacing w:val="2"/>
                          <w:sz w:val="18"/>
                          <w:szCs w:val="21"/>
                        </w:rPr>
                      </w:pPr>
                      <w:r w:rsidRPr="0023504D">
                        <w:rPr>
                          <w:rFonts w:eastAsia="方正书宋简体" w:hint="eastAsia"/>
                          <w:b/>
                          <w:spacing w:val="2"/>
                          <w:sz w:val="18"/>
                          <w:szCs w:val="21"/>
                        </w:rPr>
                        <w:t>Fig</w:t>
                      </w:r>
                      <w:r w:rsidRPr="0023504D">
                        <w:rPr>
                          <w:rFonts w:eastAsia="方正书宋简体"/>
                          <w:b/>
                          <w:spacing w:val="2"/>
                          <w:sz w:val="18"/>
                          <w:szCs w:val="21"/>
                        </w:rPr>
                        <w:t>.</w:t>
                      </w:r>
                      <w:r>
                        <w:rPr>
                          <w:rFonts w:eastAsia="方正书宋简体"/>
                          <w:b/>
                          <w:spacing w:val="2"/>
                          <w:sz w:val="18"/>
                          <w:szCs w:val="21"/>
                        </w:rPr>
                        <w:t>5</w:t>
                      </w:r>
                      <w:r w:rsidRPr="0023504D">
                        <w:rPr>
                          <w:rFonts w:eastAsia="方正书宋简体"/>
                          <w:b/>
                          <w:spacing w:val="2"/>
                          <w:sz w:val="18"/>
                          <w:szCs w:val="21"/>
                        </w:rPr>
                        <w:t xml:space="preserve"> Distribution of the daily mean values of RMSE for the similar day method and the proposed method over the</w:t>
                      </w:r>
                    </w:p>
                  </w:txbxContent>
                </v:textbox>
                <w10:wrap type="square" anchorx="margin"/>
              </v:shape>
            </w:pict>
          </mc:Fallback>
        </mc:AlternateContent>
      </w:r>
      <w:r>
        <w:rPr>
          <w:rFonts w:hint="eastAsia"/>
          <w:spacing w:val="2"/>
          <w:szCs w:val="21"/>
        </w:rPr>
        <w:t>尺度的结果有所降低，但绝对精度仍要略好于相似日方法。</w:t>
      </w:r>
    </w:p>
    <w:p w14:paraId="061D1413" w14:textId="4B13848A" w:rsidR="00343E4D" w:rsidRDefault="00327748" w:rsidP="009D4E19">
      <w:pPr>
        <w:ind w:firstLine="420"/>
        <w:rPr>
          <w:szCs w:val="21"/>
        </w:rPr>
      </w:pPr>
      <w:r w:rsidRPr="009D4E19">
        <w:rPr>
          <w:rFonts w:hint="eastAsia"/>
          <w:szCs w:val="21"/>
        </w:rPr>
        <w:t>图</w:t>
      </w:r>
      <w:r w:rsidR="00031116">
        <w:rPr>
          <w:szCs w:val="21"/>
        </w:rPr>
        <w:t>5</w:t>
      </w:r>
      <w:r w:rsidRPr="009D4E19">
        <w:rPr>
          <w:rFonts w:hint="eastAsia"/>
          <w:szCs w:val="21"/>
        </w:rPr>
        <w:t>展示了</w:t>
      </w:r>
      <w:r w:rsidR="002579AA">
        <w:rPr>
          <w:rFonts w:hint="eastAsia"/>
          <w:szCs w:val="21"/>
        </w:rPr>
        <w:t>相</w:t>
      </w:r>
      <w:r w:rsidRPr="009D4E19">
        <w:rPr>
          <w:rFonts w:hint="eastAsia"/>
          <w:szCs w:val="21"/>
        </w:rPr>
        <w:t>似</w:t>
      </w:r>
      <w:proofErr w:type="gramStart"/>
      <w:r w:rsidRPr="009D4E19">
        <w:rPr>
          <w:rFonts w:hint="eastAsia"/>
          <w:szCs w:val="21"/>
        </w:rPr>
        <w:t>日方法</w:t>
      </w:r>
      <w:proofErr w:type="gramEnd"/>
      <w:r w:rsidRPr="009D4E19">
        <w:rPr>
          <w:rFonts w:hint="eastAsia"/>
          <w:szCs w:val="21"/>
        </w:rPr>
        <w:t>和本文所提方法在</w:t>
      </w:r>
      <w:r w:rsidRPr="009D4E19">
        <w:rPr>
          <w:szCs w:val="21"/>
        </w:rPr>
        <w:t>15min</w:t>
      </w:r>
      <w:r w:rsidRPr="009D4E19">
        <w:rPr>
          <w:rFonts w:hint="eastAsia"/>
          <w:szCs w:val="21"/>
        </w:rPr>
        <w:t>时间尺度和</w:t>
      </w:r>
      <w:r w:rsidRPr="009D4E19">
        <w:rPr>
          <w:szCs w:val="21"/>
        </w:rPr>
        <w:t>4h</w:t>
      </w:r>
      <w:r w:rsidRPr="009D4E19">
        <w:rPr>
          <w:rFonts w:hint="eastAsia"/>
          <w:szCs w:val="21"/>
        </w:rPr>
        <w:t>时间尺度的日</w:t>
      </w:r>
      <w:r w:rsidR="002579AA">
        <w:rPr>
          <w:rFonts w:hint="eastAsia"/>
          <w:szCs w:val="21"/>
        </w:rPr>
        <w:t>平</w:t>
      </w:r>
      <w:r w:rsidRPr="009D4E19">
        <w:rPr>
          <w:rFonts w:hint="eastAsia"/>
          <w:szCs w:val="21"/>
        </w:rPr>
        <w:t>均预测误差的分布</w:t>
      </w:r>
      <w:r w:rsidR="002579AA">
        <w:rPr>
          <w:rFonts w:hint="eastAsia"/>
          <w:szCs w:val="21"/>
        </w:rPr>
        <w:t>。</w:t>
      </w:r>
      <w:r>
        <w:rPr>
          <w:rFonts w:hint="eastAsia"/>
          <w:szCs w:val="21"/>
        </w:rPr>
        <w:t>从均值上</w:t>
      </w:r>
      <w:r w:rsidR="00C44C44">
        <w:rPr>
          <w:rFonts w:hint="eastAsia"/>
          <w:szCs w:val="21"/>
        </w:rPr>
        <w:t>来看</w:t>
      </w:r>
      <w:r>
        <w:rPr>
          <w:rFonts w:hint="eastAsia"/>
          <w:szCs w:val="21"/>
        </w:rPr>
        <w:t>本文所提方法对小波动天气下光伏电站功率的预测有</w:t>
      </w:r>
      <w:r w:rsidR="002579AA">
        <w:rPr>
          <w:rFonts w:hint="eastAsia"/>
          <w:szCs w:val="21"/>
        </w:rPr>
        <w:t>着</w:t>
      </w:r>
      <w:r>
        <w:rPr>
          <w:rFonts w:hint="eastAsia"/>
          <w:szCs w:val="21"/>
        </w:rPr>
        <w:t>较大提升</w:t>
      </w:r>
      <w:r w:rsidR="00C44C44">
        <w:rPr>
          <w:rFonts w:hint="eastAsia"/>
          <w:szCs w:val="21"/>
        </w:rPr>
        <w:t>，对</w:t>
      </w:r>
      <w:r w:rsidR="00C44C44">
        <w:rPr>
          <w:rFonts w:hint="eastAsia"/>
          <w:szCs w:val="21"/>
        </w:rPr>
        <w:t>15min</w:t>
      </w:r>
      <w:r w:rsidR="00C44C44">
        <w:rPr>
          <w:rFonts w:hint="eastAsia"/>
          <w:szCs w:val="21"/>
        </w:rPr>
        <w:t>时间尺度的预测而言，平均精度的提升达到了约</w:t>
      </w:r>
      <w:r w:rsidR="00C44C44">
        <w:rPr>
          <w:rFonts w:hint="eastAsia"/>
          <w:szCs w:val="21"/>
        </w:rPr>
        <w:t>52%</w:t>
      </w:r>
      <w:r w:rsidR="00C44C44">
        <w:rPr>
          <w:rFonts w:hint="eastAsia"/>
          <w:szCs w:val="21"/>
        </w:rPr>
        <w:t>，对</w:t>
      </w:r>
      <w:r w:rsidR="00C44C44">
        <w:rPr>
          <w:rFonts w:hint="eastAsia"/>
          <w:szCs w:val="21"/>
        </w:rPr>
        <w:t>4h</w:t>
      </w:r>
      <w:r w:rsidR="00C44C44">
        <w:rPr>
          <w:rFonts w:hint="eastAsia"/>
          <w:szCs w:val="21"/>
        </w:rPr>
        <w:t>时间尺度的预测，平均精度的提升也有接近</w:t>
      </w:r>
      <w:r w:rsidR="00C44C44">
        <w:rPr>
          <w:rFonts w:hint="eastAsia"/>
          <w:szCs w:val="21"/>
        </w:rPr>
        <w:t>17%</w:t>
      </w:r>
      <w:r w:rsidR="00C44C44">
        <w:rPr>
          <w:rFonts w:hint="eastAsia"/>
          <w:szCs w:val="21"/>
        </w:rPr>
        <w:t>。此外，对于相似日方法中出现的较大误差的天，本文所提方法也做出了很好的改善，</w:t>
      </w:r>
      <w:r w:rsidR="002579AA">
        <w:rPr>
          <w:rFonts w:hint="eastAsia"/>
          <w:szCs w:val="21"/>
        </w:rPr>
        <w:t>在</w:t>
      </w:r>
      <w:r w:rsidR="002579AA">
        <w:rPr>
          <w:rFonts w:hint="eastAsia"/>
          <w:szCs w:val="21"/>
        </w:rPr>
        <w:t>4h</w:t>
      </w:r>
      <w:r w:rsidR="002579AA">
        <w:rPr>
          <w:rFonts w:hint="eastAsia"/>
          <w:szCs w:val="21"/>
        </w:rPr>
        <w:t>预测时间尺度下出现的最大的误差</w:t>
      </w:r>
      <w:r w:rsidR="004575B8">
        <w:rPr>
          <w:rFonts w:hint="eastAsia"/>
          <w:szCs w:val="21"/>
        </w:rPr>
        <w:t>相</w:t>
      </w:r>
      <w:r w:rsidR="002579AA">
        <w:rPr>
          <w:rFonts w:hint="eastAsia"/>
          <w:szCs w:val="21"/>
        </w:rPr>
        <w:t>比相似日方法减小接近</w:t>
      </w:r>
      <w:r w:rsidR="00A91578">
        <w:rPr>
          <w:rFonts w:hint="eastAsia"/>
          <w:szCs w:val="21"/>
        </w:rPr>
        <w:t>了</w:t>
      </w:r>
      <w:r w:rsidR="002579AA">
        <w:rPr>
          <w:rFonts w:hint="eastAsia"/>
          <w:szCs w:val="21"/>
        </w:rPr>
        <w:t>一半，</w:t>
      </w:r>
      <w:r w:rsidR="00C44C44">
        <w:rPr>
          <w:rFonts w:hint="eastAsia"/>
          <w:szCs w:val="21"/>
        </w:rPr>
        <w:t>避免了</w:t>
      </w:r>
      <w:r w:rsidR="005F735A">
        <w:rPr>
          <w:rFonts w:hint="eastAsia"/>
          <w:szCs w:val="21"/>
        </w:rPr>
        <w:t>较大误差出现的情况下对电力系统的冲击</w:t>
      </w:r>
      <w:r w:rsidR="00C44C44">
        <w:rPr>
          <w:rFonts w:hint="eastAsia"/>
          <w:szCs w:val="21"/>
        </w:rPr>
        <w:t>。</w:t>
      </w:r>
      <w:r w:rsidR="00C44C44" w:rsidRPr="002579AA">
        <w:rPr>
          <w:rFonts w:hint="eastAsia"/>
          <w:szCs w:val="21"/>
        </w:rPr>
        <w:t xml:space="preserve"> </w:t>
      </w:r>
    </w:p>
    <w:p w14:paraId="4342AD21" w14:textId="2EEB4610" w:rsidR="00216FAD" w:rsidRDefault="0039659B">
      <w:pPr>
        <w:spacing w:line="314" w:lineRule="exact"/>
        <w:ind w:firstLine="420"/>
        <w:rPr>
          <w:szCs w:val="21"/>
        </w:rPr>
      </w:pPr>
      <w:r>
        <w:rPr>
          <w:rFonts w:hint="eastAsia"/>
          <w:szCs w:val="21"/>
        </w:rPr>
        <w:t>为进一步证明预测算法参数更新的优势，本文选择全年峰值功率波动较大的数据集</w:t>
      </w:r>
      <w:r>
        <w:rPr>
          <w:rFonts w:hint="eastAsia"/>
          <w:szCs w:val="21"/>
        </w:rPr>
        <w:t>2</w:t>
      </w:r>
      <w:r>
        <w:rPr>
          <w:rFonts w:hint="eastAsia"/>
          <w:szCs w:val="21"/>
        </w:rPr>
        <w:t>作为对照，比较预测精度相对于参数没有更新的相似日方法的提升，结果如图</w:t>
      </w:r>
      <w:r w:rsidR="00031116">
        <w:rPr>
          <w:szCs w:val="21"/>
        </w:rPr>
        <w:t>6</w:t>
      </w:r>
      <w:r w:rsidR="00546B73">
        <w:rPr>
          <w:rFonts w:hint="eastAsia"/>
          <w:szCs w:val="21"/>
        </w:rPr>
        <w:t>。可以看出，在全年峰值功率波动较大的数据集</w:t>
      </w:r>
      <w:r w:rsidR="00A76F91">
        <w:rPr>
          <w:rFonts w:hint="eastAsia"/>
          <w:szCs w:val="21"/>
        </w:rPr>
        <w:t>2</w:t>
      </w:r>
      <w:r w:rsidR="00546B73">
        <w:rPr>
          <w:rFonts w:hint="eastAsia"/>
          <w:szCs w:val="21"/>
        </w:rPr>
        <w:t>中，本文所提方法</w:t>
      </w:r>
      <w:r w:rsidR="00D6431C">
        <w:rPr>
          <w:rFonts w:hint="eastAsia"/>
          <w:szCs w:val="21"/>
        </w:rPr>
        <w:t>由于存在日内修正环节，能够有效减少因电站运行状态改变导致的建模误差，</w:t>
      </w:r>
      <w:r w:rsidR="00546B73">
        <w:rPr>
          <w:rFonts w:hint="eastAsia"/>
          <w:szCs w:val="21"/>
        </w:rPr>
        <w:t>预测精度相对于相似</w:t>
      </w:r>
      <w:proofErr w:type="gramStart"/>
      <w:r w:rsidR="00546B73">
        <w:rPr>
          <w:rFonts w:hint="eastAsia"/>
          <w:szCs w:val="21"/>
        </w:rPr>
        <w:t>日方法</w:t>
      </w:r>
      <w:proofErr w:type="gramEnd"/>
      <w:r w:rsidR="00546B73">
        <w:rPr>
          <w:rFonts w:hint="eastAsia"/>
          <w:szCs w:val="21"/>
        </w:rPr>
        <w:t>有着更大的提升</w:t>
      </w:r>
      <w:r w:rsidR="0010096B">
        <w:rPr>
          <w:rFonts w:hint="eastAsia"/>
          <w:szCs w:val="21"/>
        </w:rPr>
        <w:t>。</w:t>
      </w:r>
    </w:p>
    <w:bookmarkEnd w:id="74"/>
    <w:bookmarkEnd w:id="75"/>
    <w:p w14:paraId="6C823FF5" w14:textId="77777777" w:rsidR="00211DD9" w:rsidRPr="008448C1" w:rsidRDefault="00211DD9" w:rsidP="00211DD9">
      <w:pPr>
        <w:spacing w:beforeLines="50" w:before="156" w:afterLines="50" w:after="156"/>
        <w:rPr>
          <w:sz w:val="24"/>
        </w:rPr>
      </w:pPr>
      <w:r>
        <w:rPr>
          <w:sz w:val="24"/>
        </w:rPr>
        <w:t>4</w:t>
      </w:r>
      <w:r w:rsidRPr="00440710">
        <w:rPr>
          <w:sz w:val="24"/>
        </w:rPr>
        <w:t xml:space="preserve">  </w:t>
      </w:r>
      <w:r>
        <w:rPr>
          <w:rFonts w:ascii="黑体" w:eastAsia="黑体" w:hint="eastAsia"/>
          <w:sz w:val="24"/>
        </w:rPr>
        <w:t>总结</w:t>
      </w:r>
    </w:p>
    <w:p w14:paraId="5BDC7A49" w14:textId="6754F6A1" w:rsidR="00211DD9" w:rsidRPr="00D54400" w:rsidRDefault="00211DD9" w:rsidP="00211DD9">
      <w:pPr>
        <w:ind w:firstLine="420"/>
        <w:rPr>
          <w:szCs w:val="21"/>
        </w:rPr>
      </w:pPr>
      <w:r w:rsidRPr="00D54400">
        <w:rPr>
          <w:rFonts w:hint="eastAsia"/>
          <w:szCs w:val="21"/>
        </w:rPr>
        <w:t>本文</w:t>
      </w:r>
      <w:r w:rsidRPr="00D54400">
        <w:rPr>
          <w:rFonts w:hint="eastAsia"/>
          <w:bCs/>
          <w:szCs w:val="21"/>
        </w:rPr>
        <w:t>提出了一个可以</w:t>
      </w:r>
      <w:r>
        <w:rPr>
          <w:rFonts w:hint="eastAsia"/>
          <w:bCs/>
          <w:szCs w:val="21"/>
        </w:rPr>
        <w:t>反映</w:t>
      </w:r>
      <w:r w:rsidRPr="00D54400">
        <w:rPr>
          <w:rFonts w:hint="eastAsia"/>
          <w:bCs/>
          <w:szCs w:val="21"/>
        </w:rPr>
        <w:t>辐照度到光伏映射关系的参数方程模型</w:t>
      </w:r>
      <w:r>
        <w:rPr>
          <w:rFonts w:hint="eastAsia"/>
          <w:bCs/>
          <w:szCs w:val="21"/>
        </w:rPr>
        <w:t>，并在此基础上提出了针对小波动天气的在线更新</w:t>
      </w:r>
      <w:r w:rsidR="00594745">
        <w:rPr>
          <w:rFonts w:hint="eastAsia"/>
          <w:bCs/>
          <w:szCs w:val="21"/>
        </w:rPr>
        <w:t>参数</w:t>
      </w:r>
      <w:r>
        <w:rPr>
          <w:rFonts w:hint="eastAsia"/>
          <w:bCs/>
          <w:szCs w:val="21"/>
        </w:rPr>
        <w:t>的光伏超短期预测算法，</w:t>
      </w:r>
      <w:r w:rsidRPr="00D54400">
        <w:rPr>
          <w:rFonts w:hint="eastAsia"/>
          <w:bCs/>
          <w:szCs w:val="21"/>
        </w:rPr>
        <w:t>通过算例测试可以得到以下结论：</w:t>
      </w:r>
    </w:p>
    <w:p w14:paraId="344C2C18" w14:textId="77777777" w:rsidR="00211DD9" w:rsidRPr="0027635F" w:rsidRDefault="00211DD9" w:rsidP="00211DD9">
      <w:pPr>
        <w:ind w:firstLine="420"/>
        <w:rPr>
          <w:bCs/>
          <w:szCs w:val="21"/>
        </w:rPr>
      </w:pPr>
      <w:r>
        <w:rPr>
          <w:rFonts w:hint="eastAsia"/>
          <w:bCs/>
          <w:szCs w:val="21"/>
        </w:rPr>
        <w:t>1</w:t>
      </w:r>
      <w:r>
        <w:rPr>
          <w:rFonts w:hint="eastAsia"/>
          <w:bCs/>
          <w:szCs w:val="21"/>
        </w:rPr>
        <w:t>）</w:t>
      </w:r>
      <w:r w:rsidRPr="0027635F">
        <w:rPr>
          <w:rFonts w:hint="eastAsia"/>
          <w:bCs/>
          <w:szCs w:val="21"/>
        </w:rPr>
        <w:t>本文提出的</w:t>
      </w:r>
      <w:r>
        <w:rPr>
          <w:rFonts w:hint="eastAsia"/>
          <w:bCs/>
          <w:szCs w:val="21"/>
        </w:rPr>
        <w:t>晴空功率</w:t>
      </w:r>
      <w:r w:rsidRPr="0027635F">
        <w:rPr>
          <w:rFonts w:hint="eastAsia"/>
          <w:bCs/>
          <w:szCs w:val="21"/>
        </w:rPr>
        <w:t>模型与小波动情况下的实测功率数据十分相似，可以比较好地描述光伏系统功率输出的特性。</w:t>
      </w:r>
    </w:p>
    <w:p w14:paraId="69446BEF" w14:textId="46D079B9" w:rsidR="00211DD9" w:rsidRDefault="00E452B9" w:rsidP="00211DD9">
      <w:pPr>
        <w:ind w:firstLine="420"/>
        <w:rPr>
          <w:bCs/>
          <w:szCs w:val="21"/>
        </w:rPr>
      </w:pPr>
      <w:r w:rsidRPr="0039659B">
        <w:rPr>
          <w:noProof/>
          <w:szCs w:val="21"/>
        </w:rPr>
        <mc:AlternateContent>
          <mc:Choice Requires="wps">
            <w:drawing>
              <wp:anchor distT="45720" distB="45720" distL="114300" distR="114300" simplePos="0" relativeHeight="251675648" behindDoc="0" locked="0" layoutInCell="1" allowOverlap="1" wp14:anchorId="6E7B323D" wp14:editId="45FE2DC5">
                <wp:simplePos x="0" y="0"/>
                <wp:positionH relativeFrom="margin">
                  <wp:posOffset>-5824</wp:posOffset>
                </wp:positionH>
                <wp:positionV relativeFrom="paragraph">
                  <wp:posOffset>-5988839</wp:posOffset>
                </wp:positionV>
                <wp:extent cx="2878455" cy="1404620"/>
                <wp:effectExtent l="0" t="0" r="17145" b="2413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8455" cy="1404620"/>
                        </a:xfrm>
                        <a:prstGeom prst="rect">
                          <a:avLst/>
                        </a:prstGeom>
                        <a:solidFill>
                          <a:srgbClr val="FFFFFF"/>
                        </a:solidFill>
                        <a:ln w="9525">
                          <a:solidFill>
                            <a:schemeClr val="bg1"/>
                          </a:solidFill>
                          <a:miter lim="800000"/>
                          <a:headEnd/>
                          <a:tailEnd/>
                        </a:ln>
                      </wps:spPr>
                      <wps:txbx>
                        <w:txbxContent>
                          <w:p w14:paraId="7B7C380D" w14:textId="77777777" w:rsidR="00242C87" w:rsidRDefault="00242C87" w:rsidP="00C85999">
                            <w:pPr>
                              <w:jc w:val="center"/>
                            </w:pPr>
                            <w:r>
                              <w:rPr>
                                <w:noProof/>
                              </w:rPr>
                              <w:object w:dxaOrig="14476" w:dyaOrig="7276" w14:anchorId="40CFB5BF">
                                <v:shape id="_x0000_i1126" type="#_x0000_t75" alt="" style="width:230.15pt;height:115.7pt;mso-width-percent:0;mso-height-percent:0;mso-width-percent:0;mso-height-percent:0" o:ole="">
                                  <v:imagedata r:id="rId206" o:title=""/>
                                </v:shape>
                                <o:OLEObject Type="Embed" ProgID="Visio.Drawing.15" ShapeID="_x0000_i1126" DrawAspect="Content" ObjectID="_1648020242" r:id="rId207"/>
                              </w:object>
                            </w:r>
                          </w:p>
                          <w:p w14:paraId="677F387E" w14:textId="77777777" w:rsidR="00242C87" w:rsidRPr="0023504D" w:rsidRDefault="00242C87" w:rsidP="00C85999">
                            <w:pPr>
                              <w:snapToGrid w:val="0"/>
                              <w:jc w:val="center"/>
                              <w:rPr>
                                <w:rFonts w:eastAsia="黑体"/>
                                <w:spacing w:val="2"/>
                                <w:sz w:val="18"/>
                                <w:szCs w:val="18"/>
                              </w:rPr>
                            </w:pPr>
                            <w:r w:rsidRPr="0023504D">
                              <w:rPr>
                                <w:rFonts w:eastAsia="黑体" w:hint="eastAsia"/>
                                <w:spacing w:val="2"/>
                                <w:sz w:val="18"/>
                                <w:szCs w:val="18"/>
                              </w:rPr>
                              <w:t>图</w:t>
                            </w:r>
                            <w:r>
                              <w:rPr>
                                <w:rFonts w:eastAsia="黑体"/>
                                <w:spacing w:val="2"/>
                                <w:sz w:val="18"/>
                                <w:szCs w:val="18"/>
                              </w:rPr>
                              <w:t>6</w:t>
                            </w:r>
                            <w:r>
                              <w:rPr>
                                <w:rFonts w:eastAsia="黑体" w:hint="eastAsia"/>
                                <w:spacing w:val="2"/>
                                <w:sz w:val="18"/>
                                <w:szCs w:val="18"/>
                              </w:rPr>
                              <w:t>参数更新算法</w:t>
                            </w:r>
                            <w:r w:rsidRPr="00E57B99">
                              <w:rPr>
                                <w:rFonts w:eastAsia="黑体" w:hint="eastAsia"/>
                                <w:spacing w:val="2"/>
                                <w:sz w:val="18"/>
                                <w:szCs w:val="18"/>
                              </w:rPr>
                              <w:t>相对于相似</w:t>
                            </w:r>
                            <w:proofErr w:type="gramStart"/>
                            <w:r w:rsidRPr="00E57B99">
                              <w:rPr>
                                <w:rFonts w:eastAsia="黑体" w:hint="eastAsia"/>
                                <w:spacing w:val="2"/>
                                <w:sz w:val="18"/>
                                <w:szCs w:val="18"/>
                              </w:rPr>
                              <w:t>日方法</w:t>
                            </w:r>
                            <w:proofErr w:type="gramEnd"/>
                            <w:r>
                              <w:rPr>
                                <w:rFonts w:eastAsia="黑体" w:hint="eastAsia"/>
                                <w:spacing w:val="2"/>
                                <w:sz w:val="18"/>
                                <w:szCs w:val="18"/>
                              </w:rPr>
                              <w:t>精度的提升在数据集</w:t>
                            </w:r>
                            <w:r>
                              <w:rPr>
                                <w:rFonts w:eastAsia="黑体" w:hint="eastAsia"/>
                                <w:spacing w:val="2"/>
                                <w:sz w:val="18"/>
                                <w:szCs w:val="18"/>
                              </w:rPr>
                              <w:t>1</w:t>
                            </w:r>
                            <w:r>
                              <w:rPr>
                                <w:rFonts w:eastAsia="黑体"/>
                                <w:spacing w:val="2"/>
                                <w:sz w:val="18"/>
                                <w:szCs w:val="18"/>
                              </w:rPr>
                              <w:t>和</w:t>
                            </w:r>
                            <w:r>
                              <w:rPr>
                                <w:rFonts w:eastAsia="黑体" w:hint="eastAsia"/>
                                <w:spacing w:val="2"/>
                                <w:sz w:val="18"/>
                                <w:szCs w:val="18"/>
                              </w:rPr>
                              <w:t>数据集</w:t>
                            </w:r>
                            <w:r>
                              <w:rPr>
                                <w:rFonts w:eastAsia="黑体" w:hint="eastAsia"/>
                                <w:spacing w:val="2"/>
                                <w:sz w:val="18"/>
                                <w:szCs w:val="18"/>
                              </w:rPr>
                              <w:t>2</w:t>
                            </w:r>
                            <w:r>
                              <w:rPr>
                                <w:rFonts w:eastAsia="黑体"/>
                                <w:spacing w:val="2"/>
                                <w:sz w:val="18"/>
                                <w:szCs w:val="18"/>
                              </w:rPr>
                              <w:t>中</w:t>
                            </w:r>
                            <w:r>
                              <w:rPr>
                                <w:rFonts w:eastAsia="黑体" w:hint="eastAsia"/>
                                <w:spacing w:val="2"/>
                                <w:sz w:val="18"/>
                                <w:szCs w:val="18"/>
                              </w:rPr>
                              <w:t>的对比</w:t>
                            </w:r>
                          </w:p>
                          <w:p w14:paraId="16A717A9" w14:textId="77777777" w:rsidR="00242C87" w:rsidRPr="00E57B99" w:rsidRDefault="00242C87" w:rsidP="00C85999">
                            <w:pPr>
                              <w:spacing w:line="0" w:lineRule="atLeast"/>
                              <w:jc w:val="center"/>
                              <w:rPr>
                                <w:rFonts w:eastAsia="方正书宋简体"/>
                                <w:b/>
                                <w:spacing w:val="2"/>
                                <w:sz w:val="18"/>
                                <w:szCs w:val="21"/>
                              </w:rPr>
                            </w:pPr>
                            <w:r w:rsidRPr="0023504D">
                              <w:rPr>
                                <w:rFonts w:eastAsia="方正书宋简体" w:hint="eastAsia"/>
                                <w:b/>
                                <w:spacing w:val="2"/>
                                <w:sz w:val="18"/>
                                <w:szCs w:val="21"/>
                              </w:rPr>
                              <w:t>Fig</w:t>
                            </w:r>
                            <w:r w:rsidRPr="0023504D">
                              <w:rPr>
                                <w:rFonts w:eastAsia="方正书宋简体"/>
                                <w:b/>
                                <w:spacing w:val="2"/>
                                <w:sz w:val="18"/>
                                <w:szCs w:val="21"/>
                              </w:rPr>
                              <w:t>.</w:t>
                            </w:r>
                            <w:r>
                              <w:rPr>
                                <w:rFonts w:eastAsia="方正书宋简体"/>
                                <w:b/>
                                <w:spacing w:val="2"/>
                                <w:sz w:val="18"/>
                                <w:szCs w:val="21"/>
                              </w:rPr>
                              <w:t>6 RMSE improvement of proposed model compared to the reference model for dataset1 and dataset2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7B323D" id="_x0000_s1031" type="#_x0000_t202" style="position:absolute;left:0;text-align:left;margin-left:-.45pt;margin-top:-471.55pt;width:226.65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" strokecolor="white [3212]">
                <v:textbox style="mso-fit-shape-to-text:t">
                  <w:txbxContent>
                    <w:p w14:paraId="7B7C380D" w14:textId="77777777" w:rsidR="00242C87" w:rsidRDefault="00242C87" w:rsidP="00C85999">
                      <w:pPr>
                        <w:jc w:val="center"/>
                      </w:pPr>
                      <w:r>
                        <w:rPr>
                          <w:noProof/>
                        </w:rPr>
                        <w:object w:dxaOrig="14476" w:dyaOrig="7276" w14:anchorId="40CFB5BF">
                          <v:shape id="_x0000_i1126" type="#_x0000_t75" alt="" style="width:230.15pt;height:115.7pt;mso-width-percent:0;mso-height-percent:0;mso-width-percent:0;mso-height-percent:0" o:ole="">
                            <v:imagedata r:id="rId206" o:title=""/>
                          </v:shape>
                          <o:OLEObject Type="Embed" ProgID="Visio.Drawing.15" ShapeID="_x0000_i1126" DrawAspect="Content" ObjectID="_1648020242" r:id="rId208"/>
                        </w:object>
                      </w:r>
                    </w:p>
                    <w:p w14:paraId="677F387E" w14:textId="77777777" w:rsidR="00242C87" w:rsidRPr="0023504D" w:rsidRDefault="00242C87" w:rsidP="00C85999">
                      <w:pPr>
                        <w:snapToGrid w:val="0"/>
                        <w:jc w:val="center"/>
                        <w:rPr>
                          <w:rFonts w:eastAsia="黑体"/>
                          <w:spacing w:val="2"/>
                          <w:sz w:val="18"/>
                          <w:szCs w:val="18"/>
                        </w:rPr>
                      </w:pPr>
                      <w:r w:rsidRPr="0023504D">
                        <w:rPr>
                          <w:rFonts w:eastAsia="黑体" w:hint="eastAsia"/>
                          <w:spacing w:val="2"/>
                          <w:sz w:val="18"/>
                          <w:szCs w:val="18"/>
                        </w:rPr>
                        <w:t>图</w:t>
                      </w:r>
                      <w:r>
                        <w:rPr>
                          <w:rFonts w:eastAsia="黑体"/>
                          <w:spacing w:val="2"/>
                          <w:sz w:val="18"/>
                          <w:szCs w:val="18"/>
                        </w:rPr>
                        <w:t>6</w:t>
                      </w:r>
                      <w:r>
                        <w:rPr>
                          <w:rFonts w:eastAsia="黑体" w:hint="eastAsia"/>
                          <w:spacing w:val="2"/>
                          <w:sz w:val="18"/>
                          <w:szCs w:val="18"/>
                        </w:rPr>
                        <w:t>参数更新算法</w:t>
                      </w:r>
                      <w:r w:rsidRPr="00E57B99">
                        <w:rPr>
                          <w:rFonts w:eastAsia="黑体" w:hint="eastAsia"/>
                          <w:spacing w:val="2"/>
                          <w:sz w:val="18"/>
                          <w:szCs w:val="18"/>
                        </w:rPr>
                        <w:t>相对于相似</w:t>
                      </w:r>
                      <w:proofErr w:type="gramStart"/>
                      <w:r w:rsidRPr="00E57B99">
                        <w:rPr>
                          <w:rFonts w:eastAsia="黑体" w:hint="eastAsia"/>
                          <w:spacing w:val="2"/>
                          <w:sz w:val="18"/>
                          <w:szCs w:val="18"/>
                        </w:rPr>
                        <w:t>日方法</w:t>
                      </w:r>
                      <w:proofErr w:type="gramEnd"/>
                      <w:r>
                        <w:rPr>
                          <w:rFonts w:eastAsia="黑体" w:hint="eastAsia"/>
                          <w:spacing w:val="2"/>
                          <w:sz w:val="18"/>
                          <w:szCs w:val="18"/>
                        </w:rPr>
                        <w:t>精度的提升在数据集</w:t>
                      </w:r>
                      <w:r>
                        <w:rPr>
                          <w:rFonts w:eastAsia="黑体" w:hint="eastAsia"/>
                          <w:spacing w:val="2"/>
                          <w:sz w:val="18"/>
                          <w:szCs w:val="18"/>
                        </w:rPr>
                        <w:t>1</w:t>
                      </w:r>
                      <w:r>
                        <w:rPr>
                          <w:rFonts w:eastAsia="黑体"/>
                          <w:spacing w:val="2"/>
                          <w:sz w:val="18"/>
                          <w:szCs w:val="18"/>
                        </w:rPr>
                        <w:t>和</w:t>
                      </w:r>
                      <w:r>
                        <w:rPr>
                          <w:rFonts w:eastAsia="黑体" w:hint="eastAsia"/>
                          <w:spacing w:val="2"/>
                          <w:sz w:val="18"/>
                          <w:szCs w:val="18"/>
                        </w:rPr>
                        <w:t>数据集</w:t>
                      </w:r>
                      <w:r>
                        <w:rPr>
                          <w:rFonts w:eastAsia="黑体" w:hint="eastAsia"/>
                          <w:spacing w:val="2"/>
                          <w:sz w:val="18"/>
                          <w:szCs w:val="18"/>
                        </w:rPr>
                        <w:t>2</w:t>
                      </w:r>
                      <w:r>
                        <w:rPr>
                          <w:rFonts w:eastAsia="黑体"/>
                          <w:spacing w:val="2"/>
                          <w:sz w:val="18"/>
                          <w:szCs w:val="18"/>
                        </w:rPr>
                        <w:t>中</w:t>
                      </w:r>
                      <w:r>
                        <w:rPr>
                          <w:rFonts w:eastAsia="黑体" w:hint="eastAsia"/>
                          <w:spacing w:val="2"/>
                          <w:sz w:val="18"/>
                          <w:szCs w:val="18"/>
                        </w:rPr>
                        <w:t>的对比</w:t>
                      </w:r>
                    </w:p>
                    <w:p w14:paraId="16A717A9" w14:textId="77777777" w:rsidR="00242C87" w:rsidRPr="00E57B99" w:rsidRDefault="00242C87" w:rsidP="00C85999">
                      <w:pPr>
                        <w:spacing w:line="0" w:lineRule="atLeast"/>
                        <w:jc w:val="center"/>
                        <w:rPr>
                          <w:rFonts w:eastAsia="方正书宋简体"/>
                          <w:b/>
                          <w:spacing w:val="2"/>
                          <w:sz w:val="18"/>
                          <w:szCs w:val="21"/>
                        </w:rPr>
                      </w:pPr>
                      <w:r w:rsidRPr="0023504D">
                        <w:rPr>
                          <w:rFonts w:eastAsia="方正书宋简体" w:hint="eastAsia"/>
                          <w:b/>
                          <w:spacing w:val="2"/>
                          <w:sz w:val="18"/>
                          <w:szCs w:val="21"/>
                        </w:rPr>
                        <w:t>Fig</w:t>
                      </w:r>
                      <w:r w:rsidRPr="0023504D">
                        <w:rPr>
                          <w:rFonts w:eastAsia="方正书宋简体"/>
                          <w:b/>
                          <w:spacing w:val="2"/>
                          <w:sz w:val="18"/>
                          <w:szCs w:val="21"/>
                        </w:rPr>
                        <w:t>.</w:t>
                      </w:r>
                      <w:r>
                        <w:rPr>
                          <w:rFonts w:eastAsia="方正书宋简体"/>
                          <w:b/>
                          <w:spacing w:val="2"/>
                          <w:sz w:val="18"/>
                          <w:szCs w:val="21"/>
                        </w:rPr>
                        <w:t>6 RMSE improvement of proposed model compared to the reference model for dataset1 and dataset2</w:t>
                      </w:r>
                    </w:p>
                  </w:txbxContent>
                </v:textbox>
                <w10:wrap type="square" anchorx="margin"/>
              </v:shape>
            </w:pict>
          </mc:Fallback>
        </mc:AlternateContent>
      </w:r>
      <w:r w:rsidR="00211DD9">
        <w:rPr>
          <w:bCs/>
          <w:szCs w:val="21"/>
        </w:rPr>
        <w:t>2</w:t>
      </w:r>
      <w:r w:rsidR="00211DD9">
        <w:rPr>
          <w:rFonts w:hint="eastAsia"/>
          <w:bCs/>
          <w:szCs w:val="21"/>
        </w:rPr>
        <w:t>）</w:t>
      </w:r>
      <w:r w:rsidR="00EA3DEA">
        <w:rPr>
          <w:rFonts w:hint="eastAsia"/>
          <w:bCs/>
          <w:szCs w:val="21"/>
        </w:rPr>
        <w:t>预测算法</w:t>
      </w:r>
      <w:r w:rsidR="00211DD9">
        <w:rPr>
          <w:rFonts w:hint="eastAsia"/>
          <w:bCs/>
          <w:szCs w:val="21"/>
        </w:rPr>
        <w:t>在提出的晴空功率模型的基础上，在预测天内根据当天新出现的数据对模型进行迭代修正，用于当前时刻未来四小时电站出力的预测，</w:t>
      </w:r>
      <w:r w:rsidR="00211DD9" w:rsidRPr="0027635F">
        <w:rPr>
          <w:rFonts w:hint="eastAsia"/>
          <w:bCs/>
          <w:szCs w:val="21"/>
        </w:rPr>
        <w:t>预测结果相比其他预测模型均有所提升，其中对较长时间尺度下的预测精度的提升比例要比短时间尺度下要大，这对实际系统的运行调度有着重要的意义。</w:t>
      </w:r>
    </w:p>
    <w:p w14:paraId="6962FC9E" w14:textId="5ACEBC89" w:rsidR="003627E7" w:rsidRDefault="003627E7" w:rsidP="00211DD9">
      <w:pPr>
        <w:ind w:firstLine="420"/>
        <w:rPr>
          <w:bCs/>
          <w:szCs w:val="21"/>
        </w:rPr>
      </w:pPr>
      <w:r>
        <w:rPr>
          <w:rFonts w:hint="eastAsia"/>
          <w:bCs/>
          <w:szCs w:val="21"/>
        </w:rPr>
        <w:t>3</w:t>
      </w:r>
      <w:r>
        <w:rPr>
          <w:rFonts w:hint="eastAsia"/>
          <w:bCs/>
          <w:szCs w:val="21"/>
        </w:rPr>
        <w:t>）预测模型的结果相比相似</w:t>
      </w:r>
      <w:proofErr w:type="gramStart"/>
      <w:r>
        <w:rPr>
          <w:rFonts w:hint="eastAsia"/>
          <w:bCs/>
          <w:szCs w:val="21"/>
        </w:rPr>
        <w:t>日方法</w:t>
      </w:r>
      <w:proofErr w:type="gramEnd"/>
      <w:r>
        <w:rPr>
          <w:rFonts w:hint="eastAsia"/>
          <w:bCs/>
          <w:szCs w:val="21"/>
        </w:rPr>
        <w:t>而言，不仅在预测误差的均值上有所</w:t>
      </w:r>
      <w:r w:rsidR="00E300BE">
        <w:rPr>
          <w:rFonts w:hint="eastAsia"/>
          <w:bCs/>
          <w:szCs w:val="21"/>
        </w:rPr>
        <w:t>降低</w:t>
      </w:r>
      <w:r>
        <w:rPr>
          <w:rFonts w:hint="eastAsia"/>
          <w:bCs/>
          <w:szCs w:val="21"/>
        </w:rPr>
        <w:t>，并且改善了相似</w:t>
      </w:r>
      <w:proofErr w:type="gramStart"/>
      <w:r>
        <w:rPr>
          <w:rFonts w:hint="eastAsia"/>
          <w:bCs/>
          <w:szCs w:val="21"/>
        </w:rPr>
        <w:t>日方法</w:t>
      </w:r>
      <w:proofErr w:type="gramEnd"/>
      <w:r>
        <w:rPr>
          <w:rFonts w:hint="eastAsia"/>
          <w:bCs/>
          <w:szCs w:val="21"/>
        </w:rPr>
        <w:t>中出现的较大误差的情况</w:t>
      </w:r>
      <w:r w:rsidR="00B7184B">
        <w:rPr>
          <w:rFonts w:hint="eastAsia"/>
          <w:szCs w:val="21"/>
        </w:rPr>
        <w:t>；在全年峰值功率波动较大的数据集中，本文所提方法的预测精度相对于相似</w:t>
      </w:r>
      <w:proofErr w:type="gramStart"/>
      <w:r w:rsidR="00B7184B">
        <w:rPr>
          <w:rFonts w:hint="eastAsia"/>
          <w:szCs w:val="21"/>
        </w:rPr>
        <w:t>日方法</w:t>
      </w:r>
      <w:proofErr w:type="gramEnd"/>
      <w:r w:rsidR="00B7184B">
        <w:rPr>
          <w:rFonts w:hint="eastAsia"/>
          <w:szCs w:val="21"/>
        </w:rPr>
        <w:t>有着更大的提升。</w:t>
      </w:r>
    </w:p>
    <w:p w14:paraId="22D5F9E2" w14:textId="39555EE7" w:rsidR="00211DD9" w:rsidRDefault="00211DD9" w:rsidP="00546B73">
      <w:pPr>
        <w:snapToGrid w:val="0"/>
        <w:spacing w:line="314" w:lineRule="exact"/>
        <w:ind w:firstLine="420"/>
        <w:rPr>
          <w:szCs w:val="21"/>
        </w:rPr>
      </w:pPr>
      <w:r w:rsidRPr="00D54400">
        <w:rPr>
          <w:rFonts w:hint="eastAsia"/>
          <w:szCs w:val="21"/>
        </w:rPr>
        <w:t>考虑到一年中小波动天气占比颇多，本文所提方法在对小波动天气下光伏电站的出力有着较高的价值，对提高光伏电站整体预测精度也有较大的意义。下一步工作将结合卫星云图展开，对未来的天气状况作出更准确的判断，从而</w:t>
      </w:r>
      <w:r w:rsidR="00E300BE">
        <w:rPr>
          <w:rFonts w:hint="eastAsia"/>
          <w:szCs w:val="21"/>
        </w:rPr>
        <w:t>提前预判</w:t>
      </w:r>
      <w:r w:rsidRPr="00D54400">
        <w:rPr>
          <w:rFonts w:hint="eastAsia"/>
          <w:szCs w:val="21"/>
        </w:rPr>
        <w:t>适用于此模型应用的场景。</w:t>
      </w:r>
    </w:p>
    <w:p w14:paraId="05E00814" w14:textId="314AE28D" w:rsidR="00211DD9" w:rsidRDefault="00211DD9" w:rsidP="00211DD9">
      <w:pPr>
        <w:snapToGrid w:val="0"/>
        <w:spacing w:beforeLines="100" w:before="312" w:afterLines="50" w:after="156" w:line="300" w:lineRule="exact"/>
        <w:jc w:val="center"/>
        <w:outlineLvl w:val="4"/>
        <w:rPr>
          <w:rFonts w:ascii="黑体" w:eastAsia="黑体" w:hAnsi="黑体"/>
          <w:bCs/>
          <w:spacing w:val="2"/>
          <w:sz w:val="24"/>
        </w:rPr>
      </w:pPr>
      <w:r w:rsidRPr="00440710">
        <w:rPr>
          <w:rFonts w:ascii="黑体" w:eastAsia="黑体" w:hAnsi="黑体" w:hint="eastAsia"/>
          <w:bCs/>
          <w:spacing w:val="2"/>
          <w:sz w:val="24"/>
        </w:rPr>
        <w:t>参</w:t>
      </w:r>
      <w:r w:rsidRPr="00440710">
        <w:rPr>
          <w:rFonts w:ascii="黑体" w:eastAsia="黑体" w:hAnsi="黑体"/>
          <w:bCs/>
          <w:spacing w:val="2"/>
          <w:sz w:val="24"/>
        </w:rPr>
        <w:t xml:space="preserve"> </w:t>
      </w:r>
      <w:r w:rsidRPr="00440710">
        <w:rPr>
          <w:rFonts w:ascii="黑体" w:eastAsia="黑体" w:hAnsi="黑体" w:hint="eastAsia"/>
          <w:bCs/>
          <w:spacing w:val="2"/>
          <w:sz w:val="24"/>
        </w:rPr>
        <w:t>考</w:t>
      </w:r>
      <w:r w:rsidRPr="00440710">
        <w:rPr>
          <w:rFonts w:ascii="黑体" w:eastAsia="黑体" w:hAnsi="黑体"/>
          <w:bCs/>
          <w:spacing w:val="2"/>
          <w:sz w:val="24"/>
        </w:rPr>
        <w:t xml:space="preserve"> </w:t>
      </w:r>
      <w:r w:rsidRPr="00440710">
        <w:rPr>
          <w:rFonts w:ascii="黑体" w:eastAsia="黑体" w:hAnsi="黑体" w:hint="eastAsia"/>
          <w:bCs/>
          <w:spacing w:val="2"/>
          <w:sz w:val="24"/>
        </w:rPr>
        <w:t>文</w:t>
      </w:r>
      <w:r w:rsidRPr="00440710">
        <w:rPr>
          <w:rFonts w:ascii="黑体" w:eastAsia="黑体" w:hAnsi="黑体"/>
          <w:bCs/>
          <w:spacing w:val="2"/>
          <w:sz w:val="24"/>
        </w:rPr>
        <w:t xml:space="preserve"> </w:t>
      </w:r>
      <w:r w:rsidRPr="00440710">
        <w:rPr>
          <w:rFonts w:ascii="黑体" w:eastAsia="黑体" w:hAnsi="黑体" w:hint="eastAsia"/>
          <w:bCs/>
          <w:spacing w:val="2"/>
          <w:sz w:val="24"/>
        </w:rPr>
        <w:t>献</w:t>
      </w:r>
    </w:p>
    <w:p w14:paraId="20E1FEA9" w14:textId="77E400E2" w:rsidR="005F23EB" w:rsidRPr="00242C87" w:rsidRDefault="005F23EB">
      <w:pPr>
        <w:pStyle w:val="af5"/>
        <w:widowControl/>
        <w:numPr>
          <w:ilvl w:val="0"/>
          <w:numId w:val="4"/>
        </w:numPr>
        <w:tabs>
          <w:tab w:val="num" w:pos="238"/>
          <w:tab w:val="num" w:pos="397"/>
        </w:tabs>
        <w:snapToGrid w:val="0"/>
        <w:spacing w:line="252" w:lineRule="exact"/>
        <w:ind w:left="221" w:rightChars="90" w:right="189" w:firstLineChars="0" w:hanging="221"/>
        <w:rPr>
          <w:spacing w:val="2"/>
          <w:kern w:val="0"/>
          <w:sz w:val="15"/>
          <w:szCs w:val="15"/>
          <w:rPrChange w:id="78" w:author="mayuan" w:date="2020-04-09T22:42:00Z">
            <w:rPr/>
          </w:rPrChange>
        </w:rPr>
        <w:pPrChange w:id="79" w:author="mayuan" w:date="2020-04-09T22:44:00Z">
          <w:pPr>
            <w:pStyle w:val="af5"/>
            <w:widowControl/>
            <w:numPr>
              <w:numId w:val="4"/>
            </w:numPr>
            <w:snapToGrid w:val="0"/>
            <w:spacing w:line="252" w:lineRule="exact"/>
            <w:ind w:left="420" w:rightChars="90" w:right="189" w:firstLineChars="0" w:hanging="420"/>
          </w:pPr>
        </w:pPrChange>
      </w:pPr>
      <w:r w:rsidRPr="005F23EB">
        <w:rPr>
          <w:spacing w:val="2"/>
          <w:kern w:val="0"/>
          <w:sz w:val="15"/>
          <w:szCs w:val="15"/>
        </w:rPr>
        <w:t>International</w:t>
      </w:r>
      <w:ins w:id="80" w:author="mayuan" w:date="2020-04-09T22:42:00Z">
        <w:r w:rsidR="00242C87">
          <w:rPr>
            <w:spacing w:val="2"/>
            <w:kern w:val="0"/>
            <w:sz w:val="15"/>
            <w:szCs w:val="15"/>
          </w:rPr>
          <w:t xml:space="preserve"> </w:t>
        </w:r>
        <w:r w:rsidR="00242C87">
          <w:rPr>
            <w:rFonts w:hint="eastAsia"/>
            <w:spacing w:val="2"/>
            <w:kern w:val="0"/>
            <w:sz w:val="15"/>
            <w:szCs w:val="15"/>
          </w:rPr>
          <w:t>Renewable</w:t>
        </w:r>
      </w:ins>
      <w:r w:rsidRPr="005F23EB">
        <w:rPr>
          <w:spacing w:val="2"/>
          <w:kern w:val="0"/>
          <w:sz w:val="15"/>
          <w:szCs w:val="15"/>
        </w:rPr>
        <w:t xml:space="preserve"> Energy Agency. </w:t>
      </w:r>
      <w:ins w:id="81" w:author="mayuan" w:date="2020-04-09T22:41:00Z">
        <w:r w:rsidR="00242C87" w:rsidRPr="00242C87">
          <w:rPr>
            <w:spacing w:val="2"/>
            <w:kern w:val="0"/>
            <w:sz w:val="15"/>
            <w:szCs w:val="15"/>
            <w:rPrChange w:id="82" w:author="mayuan" w:date="2020-04-09T22:42:00Z">
              <w:rPr/>
            </w:rPrChange>
          </w:rPr>
          <w:t>Renewable Capacity Statistics 2020</w:t>
        </w:r>
        <w:r w:rsidR="00242C87" w:rsidRPr="00242C87" w:rsidDel="00242C87">
          <w:rPr>
            <w:spacing w:val="2"/>
            <w:kern w:val="0"/>
            <w:sz w:val="15"/>
            <w:szCs w:val="15"/>
            <w:rPrChange w:id="83" w:author="mayuan" w:date="2020-04-09T22:42:00Z">
              <w:rPr/>
            </w:rPrChange>
          </w:rPr>
          <w:t xml:space="preserve"> </w:t>
        </w:r>
      </w:ins>
      <w:del w:id="84" w:author="mayuan" w:date="2020-04-09T22:41:00Z">
        <w:r w:rsidRPr="00242C87" w:rsidDel="00242C87">
          <w:rPr>
            <w:spacing w:val="2"/>
            <w:kern w:val="0"/>
            <w:sz w:val="15"/>
            <w:szCs w:val="15"/>
            <w:rPrChange w:id="85" w:author="mayuan" w:date="2020-04-09T22:42:00Z">
              <w:rPr/>
            </w:rPrChange>
          </w:rPr>
          <w:delText>RENEWABLES INFORMATION 2019 FINAL EDITION</w:delText>
        </w:r>
      </w:del>
      <w:r w:rsidRPr="00242C87">
        <w:rPr>
          <w:spacing w:val="2"/>
          <w:kern w:val="0"/>
          <w:sz w:val="15"/>
          <w:szCs w:val="15"/>
          <w:rPrChange w:id="86" w:author="mayuan" w:date="2020-04-09T22:42:00Z">
            <w:rPr/>
          </w:rPrChange>
        </w:rPr>
        <w:t xml:space="preserve"> [R]. </w:t>
      </w:r>
      <w:ins w:id="87" w:author="mayuan" w:date="2020-04-09T22:43:00Z">
        <w:r w:rsidR="004A302D" w:rsidRPr="005F23EB">
          <w:rPr>
            <w:spacing w:val="2"/>
            <w:kern w:val="0"/>
            <w:sz w:val="15"/>
            <w:szCs w:val="15"/>
          </w:rPr>
          <w:t>International</w:t>
        </w:r>
        <w:r w:rsidR="004A302D">
          <w:rPr>
            <w:spacing w:val="2"/>
            <w:kern w:val="0"/>
            <w:sz w:val="15"/>
            <w:szCs w:val="15"/>
          </w:rPr>
          <w:t xml:space="preserve"> </w:t>
        </w:r>
        <w:r w:rsidR="004A302D">
          <w:rPr>
            <w:rFonts w:hint="eastAsia"/>
            <w:spacing w:val="2"/>
            <w:kern w:val="0"/>
            <w:sz w:val="15"/>
            <w:szCs w:val="15"/>
          </w:rPr>
          <w:t>Renewable</w:t>
        </w:r>
        <w:r w:rsidR="004A302D" w:rsidRPr="005F23EB">
          <w:rPr>
            <w:spacing w:val="2"/>
            <w:kern w:val="0"/>
            <w:sz w:val="15"/>
            <w:szCs w:val="15"/>
          </w:rPr>
          <w:t xml:space="preserve"> Energy Agenc</w:t>
        </w:r>
        <w:r w:rsidR="004A302D">
          <w:rPr>
            <w:rFonts w:hint="eastAsia"/>
            <w:spacing w:val="2"/>
            <w:kern w:val="0"/>
            <w:sz w:val="15"/>
            <w:szCs w:val="15"/>
          </w:rPr>
          <w:t>y</w:t>
        </w:r>
      </w:ins>
      <w:del w:id="88" w:author="mayuan" w:date="2020-04-09T22:43:00Z">
        <w:r w:rsidRPr="00242C87" w:rsidDel="004A302D">
          <w:rPr>
            <w:spacing w:val="2"/>
            <w:kern w:val="0"/>
            <w:sz w:val="15"/>
            <w:szCs w:val="15"/>
            <w:rPrChange w:id="89" w:author="mayuan" w:date="2020-04-09T22:42:00Z">
              <w:rPr/>
            </w:rPrChange>
          </w:rPr>
          <w:delText>International Energy Agency</w:delText>
        </w:r>
      </w:del>
      <w:r w:rsidRPr="00242C87">
        <w:rPr>
          <w:spacing w:val="2"/>
          <w:kern w:val="0"/>
          <w:sz w:val="15"/>
          <w:szCs w:val="15"/>
          <w:rPrChange w:id="90" w:author="mayuan" w:date="2020-04-09T22:42:00Z">
            <w:rPr/>
          </w:rPrChange>
        </w:rPr>
        <w:t>, 20</w:t>
      </w:r>
      <w:ins w:id="91" w:author="mayuan" w:date="2020-04-09T22:43:00Z">
        <w:r w:rsidR="00242C87">
          <w:rPr>
            <w:rFonts w:hint="eastAsia"/>
            <w:spacing w:val="2"/>
            <w:kern w:val="0"/>
            <w:sz w:val="15"/>
            <w:szCs w:val="15"/>
          </w:rPr>
          <w:t>20</w:t>
        </w:r>
      </w:ins>
      <w:del w:id="92" w:author="mayuan" w:date="2020-04-09T22:43:00Z">
        <w:r w:rsidRPr="00242C87" w:rsidDel="00242C87">
          <w:rPr>
            <w:spacing w:val="2"/>
            <w:kern w:val="0"/>
            <w:sz w:val="15"/>
            <w:szCs w:val="15"/>
            <w:rPrChange w:id="93" w:author="mayuan" w:date="2020-04-09T22:42:00Z">
              <w:rPr/>
            </w:rPrChange>
          </w:rPr>
          <w:delText>19</w:delText>
        </w:r>
      </w:del>
    </w:p>
    <w:p w14:paraId="508B0E28" w14:textId="15B1E12E" w:rsidR="005F23EB" w:rsidRDefault="005F23EB" w:rsidP="005F23EB">
      <w:pPr>
        <w:pStyle w:val="af5"/>
        <w:widowControl/>
        <w:numPr>
          <w:ilvl w:val="0"/>
          <w:numId w:val="4"/>
        </w:numPr>
        <w:tabs>
          <w:tab w:val="num" w:pos="238"/>
          <w:tab w:val="num" w:pos="397"/>
        </w:tabs>
        <w:snapToGrid w:val="0"/>
        <w:spacing w:line="252" w:lineRule="exact"/>
        <w:ind w:left="221" w:rightChars="90" w:right="189" w:firstLineChars="0" w:hanging="221"/>
        <w:rPr>
          <w:spacing w:val="2"/>
          <w:kern w:val="0"/>
          <w:sz w:val="15"/>
          <w:szCs w:val="15"/>
        </w:rPr>
      </w:pPr>
      <w:proofErr w:type="spellStart"/>
      <w:r w:rsidRPr="00306E21">
        <w:rPr>
          <w:spacing w:val="2"/>
          <w:kern w:val="0"/>
          <w:sz w:val="15"/>
          <w:szCs w:val="15"/>
        </w:rPr>
        <w:t>Agoua</w:t>
      </w:r>
      <w:proofErr w:type="spellEnd"/>
      <w:r w:rsidRPr="00306E21">
        <w:rPr>
          <w:spacing w:val="2"/>
          <w:kern w:val="0"/>
          <w:sz w:val="15"/>
          <w:szCs w:val="15"/>
        </w:rPr>
        <w:t xml:space="preserve"> X </w:t>
      </w:r>
      <w:proofErr w:type="gramStart"/>
      <w:r w:rsidRPr="00306E21">
        <w:rPr>
          <w:spacing w:val="2"/>
          <w:kern w:val="0"/>
          <w:sz w:val="15"/>
          <w:szCs w:val="15"/>
        </w:rPr>
        <w:t>G ,</w:t>
      </w:r>
      <w:proofErr w:type="gramEnd"/>
      <w:r w:rsidRPr="00306E21">
        <w:rPr>
          <w:spacing w:val="2"/>
          <w:kern w:val="0"/>
          <w:sz w:val="15"/>
          <w:szCs w:val="15"/>
        </w:rPr>
        <w:t xml:space="preserve"> Girard R , </w:t>
      </w:r>
      <w:proofErr w:type="spellStart"/>
      <w:r w:rsidRPr="00306E21">
        <w:rPr>
          <w:spacing w:val="2"/>
          <w:kern w:val="0"/>
          <w:sz w:val="15"/>
          <w:szCs w:val="15"/>
        </w:rPr>
        <w:t>Kariniotakis</w:t>
      </w:r>
      <w:proofErr w:type="spellEnd"/>
      <w:r w:rsidRPr="00306E21">
        <w:rPr>
          <w:spacing w:val="2"/>
          <w:kern w:val="0"/>
          <w:sz w:val="15"/>
          <w:szCs w:val="15"/>
        </w:rPr>
        <w:t xml:space="preserve"> G . Short-Term </w:t>
      </w:r>
      <w:proofErr w:type="spellStart"/>
      <w:r w:rsidRPr="00306E21">
        <w:rPr>
          <w:spacing w:val="2"/>
          <w:kern w:val="0"/>
          <w:sz w:val="15"/>
          <w:szCs w:val="15"/>
        </w:rPr>
        <w:t>Spatio</w:t>
      </w:r>
      <w:proofErr w:type="spellEnd"/>
      <w:r w:rsidRPr="00306E21">
        <w:rPr>
          <w:spacing w:val="2"/>
          <w:kern w:val="0"/>
          <w:sz w:val="15"/>
          <w:szCs w:val="15"/>
        </w:rPr>
        <w:t>-Temporal Forecasting of Photovoltaic Power Production[J]. IEEE Transactions on Sustainable Energy, 2017:1-1.</w:t>
      </w:r>
    </w:p>
    <w:p w14:paraId="64186CF0" w14:textId="6A7F3A5D" w:rsidR="00F459E1" w:rsidRDefault="001E51FC" w:rsidP="005F23EB">
      <w:pPr>
        <w:pStyle w:val="af5"/>
        <w:widowControl/>
        <w:numPr>
          <w:ilvl w:val="0"/>
          <w:numId w:val="4"/>
        </w:numPr>
        <w:tabs>
          <w:tab w:val="num" w:pos="238"/>
          <w:tab w:val="num" w:pos="397"/>
        </w:tabs>
        <w:snapToGrid w:val="0"/>
        <w:spacing w:line="252" w:lineRule="exact"/>
        <w:ind w:left="221" w:rightChars="90" w:right="189" w:firstLineChars="0" w:hanging="221"/>
        <w:rPr>
          <w:spacing w:val="2"/>
          <w:kern w:val="0"/>
          <w:sz w:val="15"/>
          <w:szCs w:val="15"/>
        </w:rPr>
      </w:pPr>
      <w:bookmarkStart w:id="94" w:name="_Ref33456049"/>
      <w:r w:rsidRPr="001E51FC">
        <w:rPr>
          <w:spacing w:val="2"/>
          <w:kern w:val="0"/>
          <w:sz w:val="15"/>
          <w:szCs w:val="15"/>
        </w:rPr>
        <w:t>Chowdhury B H, Rahman S. Forecasting sub-hourly solar irradiance for prediction of photovoltaic output[C]//19th IEEE Photovoltaic Specialists Conference. 1987: 171-176</w:t>
      </w:r>
      <w:r w:rsidR="00F459E1" w:rsidRPr="00F459E1">
        <w:rPr>
          <w:spacing w:val="2"/>
          <w:kern w:val="0"/>
          <w:sz w:val="15"/>
          <w:szCs w:val="15"/>
        </w:rPr>
        <w:t>.</w:t>
      </w:r>
      <w:bookmarkEnd w:id="94"/>
    </w:p>
    <w:p w14:paraId="40AE0E4B" w14:textId="19DD3C13" w:rsidR="00712729" w:rsidRDefault="00712729" w:rsidP="005F23EB">
      <w:pPr>
        <w:pStyle w:val="af5"/>
        <w:widowControl/>
        <w:numPr>
          <w:ilvl w:val="0"/>
          <w:numId w:val="4"/>
        </w:numPr>
        <w:tabs>
          <w:tab w:val="num" w:pos="238"/>
          <w:tab w:val="num" w:pos="397"/>
        </w:tabs>
        <w:snapToGrid w:val="0"/>
        <w:spacing w:line="252" w:lineRule="exact"/>
        <w:ind w:left="221" w:rightChars="90" w:right="189" w:firstLineChars="0" w:hanging="221"/>
        <w:rPr>
          <w:spacing w:val="2"/>
          <w:kern w:val="0"/>
          <w:sz w:val="15"/>
          <w:szCs w:val="15"/>
        </w:rPr>
      </w:pPr>
      <w:bookmarkStart w:id="95" w:name="_Ref33474108"/>
      <w:proofErr w:type="spellStart"/>
      <w:r w:rsidRPr="00CD5E5E">
        <w:rPr>
          <w:spacing w:val="2"/>
          <w:kern w:val="0"/>
          <w:sz w:val="15"/>
          <w:szCs w:val="15"/>
        </w:rPr>
        <w:t>Bacher</w:t>
      </w:r>
      <w:proofErr w:type="spellEnd"/>
      <w:r w:rsidRPr="00CD5E5E">
        <w:rPr>
          <w:spacing w:val="2"/>
          <w:kern w:val="0"/>
          <w:sz w:val="15"/>
          <w:szCs w:val="15"/>
        </w:rPr>
        <w:t xml:space="preserve"> P, Madsen H, Nielsen H A. Online short-term solar power forecasting[J]. Solar energy, 2009, 83(10): 1772-1783.</w:t>
      </w:r>
      <w:bookmarkEnd w:id="95"/>
    </w:p>
    <w:p w14:paraId="0B85033B" w14:textId="2CF4551B" w:rsidR="005F23EB" w:rsidRDefault="001E51FC" w:rsidP="005F23EB">
      <w:pPr>
        <w:pStyle w:val="af5"/>
        <w:widowControl/>
        <w:numPr>
          <w:ilvl w:val="0"/>
          <w:numId w:val="4"/>
        </w:numPr>
        <w:tabs>
          <w:tab w:val="num" w:pos="238"/>
          <w:tab w:val="num" w:pos="397"/>
        </w:tabs>
        <w:snapToGrid w:val="0"/>
        <w:spacing w:line="252" w:lineRule="exact"/>
        <w:ind w:left="221" w:rightChars="90" w:right="189" w:firstLineChars="0" w:hanging="221"/>
        <w:rPr>
          <w:spacing w:val="2"/>
          <w:kern w:val="0"/>
          <w:sz w:val="15"/>
          <w:szCs w:val="15"/>
        </w:rPr>
      </w:pPr>
      <w:proofErr w:type="spellStart"/>
      <w:r w:rsidRPr="001E51FC">
        <w:rPr>
          <w:spacing w:val="2"/>
          <w:kern w:val="0"/>
          <w:sz w:val="15"/>
          <w:szCs w:val="15"/>
        </w:rPr>
        <w:t>Ineichen</w:t>
      </w:r>
      <w:proofErr w:type="spellEnd"/>
      <w:r w:rsidRPr="001E51FC">
        <w:rPr>
          <w:spacing w:val="2"/>
          <w:kern w:val="0"/>
          <w:sz w:val="15"/>
          <w:szCs w:val="15"/>
        </w:rPr>
        <w:t xml:space="preserve"> P, Perez R. A new airmass independent formulation for the </w:t>
      </w:r>
      <w:proofErr w:type="spellStart"/>
      <w:r w:rsidRPr="001E51FC">
        <w:rPr>
          <w:spacing w:val="2"/>
          <w:kern w:val="0"/>
          <w:sz w:val="15"/>
          <w:szCs w:val="15"/>
        </w:rPr>
        <w:t>Linke</w:t>
      </w:r>
      <w:proofErr w:type="spellEnd"/>
      <w:r w:rsidRPr="001E51FC">
        <w:rPr>
          <w:spacing w:val="2"/>
          <w:kern w:val="0"/>
          <w:sz w:val="15"/>
          <w:szCs w:val="15"/>
        </w:rPr>
        <w:t xml:space="preserve"> turbidity coefficient[J]. Solar Energy, 2002, 73(3): 151-157</w:t>
      </w:r>
      <w:r w:rsidR="005F23EB" w:rsidRPr="007D52E9">
        <w:rPr>
          <w:spacing w:val="2"/>
          <w:kern w:val="0"/>
          <w:sz w:val="15"/>
          <w:szCs w:val="15"/>
        </w:rPr>
        <w:t>.</w:t>
      </w:r>
    </w:p>
    <w:p w14:paraId="4851F421" w14:textId="34F90673" w:rsidR="005F23EB" w:rsidRDefault="001E51FC" w:rsidP="005F23EB">
      <w:pPr>
        <w:pStyle w:val="af5"/>
        <w:widowControl/>
        <w:numPr>
          <w:ilvl w:val="0"/>
          <w:numId w:val="4"/>
        </w:numPr>
        <w:tabs>
          <w:tab w:val="num" w:pos="238"/>
          <w:tab w:val="num" w:pos="397"/>
        </w:tabs>
        <w:snapToGrid w:val="0"/>
        <w:spacing w:line="252" w:lineRule="exact"/>
        <w:ind w:left="221" w:rightChars="90" w:right="189" w:firstLineChars="0" w:hanging="221"/>
        <w:rPr>
          <w:spacing w:val="2"/>
          <w:kern w:val="0"/>
          <w:sz w:val="15"/>
          <w:szCs w:val="15"/>
        </w:rPr>
      </w:pPr>
      <w:proofErr w:type="spellStart"/>
      <w:r w:rsidRPr="001E51FC">
        <w:rPr>
          <w:spacing w:val="2"/>
          <w:kern w:val="0"/>
          <w:sz w:val="15"/>
          <w:szCs w:val="15"/>
        </w:rPr>
        <w:t>Rigollier</w:t>
      </w:r>
      <w:proofErr w:type="spellEnd"/>
      <w:r w:rsidRPr="001E51FC">
        <w:rPr>
          <w:spacing w:val="2"/>
          <w:kern w:val="0"/>
          <w:sz w:val="15"/>
          <w:szCs w:val="15"/>
        </w:rPr>
        <w:t xml:space="preserve"> C, Bauer O, Wald L. On the clear sky model of the ESRA—European Solar Radiation Atlas—with respect to the </w:t>
      </w:r>
      <w:proofErr w:type="spellStart"/>
      <w:r w:rsidRPr="001E51FC">
        <w:rPr>
          <w:spacing w:val="2"/>
          <w:kern w:val="0"/>
          <w:sz w:val="15"/>
          <w:szCs w:val="15"/>
        </w:rPr>
        <w:t>Heliosat</w:t>
      </w:r>
      <w:proofErr w:type="spellEnd"/>
      <w:r w:rsidRPr="001E51FC">
        <w:rPr>
          <w:spacing w:val="2"/>
          <w:kern w:val="0"/>
          <w:sz w:val="15"/>
          <w:szCs w:val="15"/>
        </w:rPr>
        <w:t xml:space="preserve"> method[J]. Solar energy, 2000, 68(1): 33-48</w:t>
      </w:r>
      <w:r w:rsidR="005F23EB" w:rsidRPr="00CB71ED">
        <w:rPr>
          <w:spacing w:val="2"/>
          <w:kern w:val="0"/>
          <w:sz w:val="15"/>
          <w:szCs w:val="15"/>
        </w:rPr>
        <w:t>.</w:t>
      </w:r>
    </w:p>
    <w:p w14:paraId="18935DFA" w14:textId="5725CC3A" w:rsidR="005F23EB" w:rsidRDefault="001E51FC" w:rsidP="005F23EB">
      <w:pPr>
        <w:pStyle w:val="af5"/>
        <w:widowControl/>
        <w:numPr>
          <w:ilvl w:val="0"/>
          <w:numId w:val="4"/>
        </w:numPr>
        <w:tabs>
          <w:tab w:val="num" w:pos="238"/>
          <w:tab w:val="num" w:pos="397"/>
        </w:tabs>
        <w:snapToGrid w:val="0"/>
        <w:spacing w:line="252" w:lineRule="exact"/>
        <w:ind w:left="221" w:rightChars="90" w:right="189" w:firstLineChars="0" w:hanging="221"/>
        <w:rPr>
          <w:spacing w:val="2"/>
          <w:kern w:val="0"/>
          <w:sz w:val="15"/>
          <w:szCs w:val="15"/>
        </w:rPr>
      </w:pPr>
      <w:proofErr w:type="spellStart"/>
      <w:r w:rsidRPr="001E51FC">
        <w:rPr>
          <w:spacing w:val="2"/>
          <w:kern w:val="0"/>
          <w:sz w:val="15"/>
          <w:szCs w:val="15"/>
        </w:rPr>
        <w:t>Gueymard</w:t>
      </w:r>
      <w:proofErr w:type="spellEnd"/>
      <w:r w:rsidRPr="001E51FC">
        <w:rPr>
          <w:spacing w:val="2"/>
          <w:kern w:val="0"/>
          <w:sz w:val="15"/>
          <w:szCs w:val="15"/>
        </w:rPr>
        <w:t xml:space="preserve"> C A. REST2: High-performance solar radiation model for cloudless-sky irradiance, illuminance, and photosynthetically active radiation–Validation with a benchmark dataset[J]. Solar Energy, 2008, 82(3): 272-285</w:t>
      </w:r>
      <w:r w:rsidR="005F23EB" w:rsidRPr="00CB71ED">
        <w:rPr>
          <w:spacing w:val="2"/>
          <w:kern w:val="0"/>
          <w:sz w:val="15"/>
          <w:szCs w:val="15"/>
        </w:rPr>
        <w:t>.</w:t>
      </w:r>
    </w:p>
    <w:p w14:paraId="02CDF094" w14:textId="60189EAA" w:rsidR="005F23EB" w:rsidRDefault="001E51FC" w:rsidP="005F23EB">
      <w:pPr>
        <w:pStyle w:val="af5"/>
        <w:widowControl/>
        <w:numPr>
          <w:ilvl w:val="0"/>
          <w:numId w:val="4"/>
        </w:numPr>
        <w:tabs>
          <w:tab w:val="num" w:pos="238"/>
          <w:tab w:val="num" w:pos="397"/>
        </w:tabs>
        <w:snapToGrid w:val="0"/>
        <w:spacing w:line="252" w:lineRule="exact"/>
        <w:ind w:left="221" w:rightChars="90" w:right="189" w:firstLineChars="0" w:hanging="221"/>
        <w:rPr>
          <w:spacing w:val="2"/>
          <w:kern w:val="0"/>
          <w:sz w:val="15"/>
          <w:szCs w:val="15"/>
        </w:rPr>
      </w:pPr>
      <w:r w:rsidRPr="001E51FC">
        <w:rPr>
          <w:spacing w:val="2"/>
          <w:kern w:val="0"/>
          <w:sz w:val="15"/>
          <w:szCs w:val="15"/>
        </w:rPr>
        <w:lastRenderedPageBreak/>
        <w:t>Yang K, Huang G W, Tamai N. A hybrid model for estimating global solar radiation[J]. Solar energy, 2001, 70(1): 13-22</w:t>
      </w:r>
      <w:r w:rsidR="005F23EB" w:rsidRPr="00CB71ED">
        <w:rPr>
          <w:spacing w:val="2"/>
          <w:kern w:val="0"/>
          <w:sz w:val="15"/>
          <w:szCs w:val="15"/>
        </w:rPr>
        <w:t>.</w:t>
      </w:r>
    </w:p>
    <w:p w14:paraId="0E970438" w14:textId="2B8BD88B" w:rsidR="005F23EB" w:rsidRDefault="001E51FC" w:rsidP="005F23EB">
      <w:pPr>
        <w:pStyle w:val="af5"/>
        <w:widowControl/>
        <w:numPr>
          <w:ilvl w:val="0"/>
          <w:numId w:val="4"/>
        </w:numPr>
        <w:tabs>
          <w:tab w:val="num" w:pos="238"/>
          <w:tab w:val="num" w:pos="397"/>
        </w:tabs>
        <w:snapToGrid w:val="0"/>
        <w:spacing w:line="252" w:lineRule="exact"/>
        <w:ind w:left="221" w:rightChars="90" w:right="189" w:firstLineChars="0" w:hanging="221"/>
        <w:rPr>
          <w:spacing w:val="2"/>
          <w:kern w:val="0"/>
          <w:sz w:val="15"/>
          <w:szCs w:val="15"/>
        </w:rPr>
      </w:pPr>
      <w:bookmarkStart w:id="96" w:name="_Ref33456143"/>
      <w:proofErr w:type="spellStart"/>
      <w:r w:rsidRPr="001E51FC">
        <w:rPr>
          <w:spacing w:val="2"/>
          <w:kern w:val="0"/>
          <w:sz w:val="15"/>
          <w:szCs w:val="15"/>
        </w:rPr>
        <w:t>Engerer</w:t>
      </w:r>
      <w:proofErr w:type="spellEnd"/>
      <w:r w:rsidRPr="001E51FC">
        <w:rPr>
          <w:spacing w:val="2"/>
          <w:kern w:val="0"/>
          <w:sz w:val="15"/>
          <w:szCs w:val="15"/>
        </w:rPr>
        <w:t xml:space="preserve"> N A, Mills F P. KPV: A clear-sky index for photovoltaics[J]. Solar energy, 2014, 105: 679-693</w:t>
      </w:r>
      <w:r w:rsidR="005F23EB" w:rsidRPr="00306E21">
        <w:rPr>
          <w:spacing w:val="2"/>
          <w:kern w:val="0"/>
          <w:sz w:val="15"/>
          <w:szCs w:val="15"/>
        </w:rPr>
        <w:t>.</w:t>
      </w:r>
      <w:bookmarkEnd w:id="96"/>
    </w:p>
    <w:p w14:paraId="0D1C3F50" w14:textId="552E81A9" w:rsidR="005F23EB" w:rsidRDefault="001E51FC" w:rsidP="005F23EB">
      <w:pPr>
        <w:pStyle w:val="af5"/>
        <w:widowControl/>
        <w:numPr>
          <w:ilvl w:val="0"/>
          <w:numId w:val="4"/>
        </w:numPr>
        <w:tabs>
          <w:tab w:val="num" w:pos="238"/>
          <w:tab w:val="num" w:pos="397"/>
        </w:tabs>
        <w:snapToGrid w:val="0"/>
        <w:spacing w:line="252" w:lineRule="exact"/>
        <w:ind w:left="221" w:rightChars="90" w:right="189" w:firstLineChars="0" w:hanging="221"/>
        <w:rPr>
          <w:ins w:id="97" w:author="mayuan" w:date="2020-04-10T10:24:00Z"/>
          <w:spacing w:val="2"/>
          <w:kern w:val="0"/>
          <w:sz w:val="15"/>
          <w:szCs w:val="15"/>
        </w:rPr>
      </w:pPr>
      <w:bookmarkStart w:id="98" w:name="_Ref33456165"/>
      <w:r w:rsidRPr="001E51FC">
        <w:rPr>
          <w:spacing w:val="2"/>
          <w:kern w:val="0"/>
          <w:sz w:val="15"/>
          <w:szCs w:val="15"/>
        </w:rPr>
        <w:t>Pedro H T C, Coimbra C F M. Assessment of forecasting techniques for solar power production with no exogenous inputs[J]. Solar Energy, 2012, 86(7): 2017-2028</w:t>
      </w:r>
      <w:r w:rsidR="005F23EB" w:rsidRPr="00306E21">
        <w:rPr>
          <w:spacing w:val="2"/>
          <w:kern w:val="0"/>
          <w:sz w:val="15"/>
          <w:szCs w:val="15"/>
        </w:rPr>
        <w:t>.</w:t>
      </w:r>
      <w:bookmarkEnd w:id="98"/>
    </w:p>
    <w:p w14:paraId="74311000" w14:textId="569CB9EA" w:rsidR="00BD2201" w:rsidRDefault="00BD2201" w:rsidP="00BD2201">
      <w:pPr>
        <w:pStyle w:val="af5"/>
        <w:widowControl/>
        <w:numPr>
          <w:ilvl w:val="0"/>
          <w:numId w:val="4"/>
        </w:numPr>
        <w:tabs>
          <w:tab w:val="num" w:pos="284"/>
          <w:tab w:val="num" w:pos="397"/>
          <w:tab w:val="num" w:pos="426"/>
        </w:tabs>
        <w:snapToGrid w:val="0"/>
        <w:spacing w:line="252" w:lineRule="exact"/>
        <w:ind w:left="295" w:firstLineChars="0" w:hanging="295"/>
        <w:rPr>
          <w:spacing w:val="2"/>
          <w:kern w:val="0"/>
          <w:sz w:val="15"/>
          <w:szCs w:val="15"/>
        </w:rPr>
        <w:pPrChange w:id="99" w:author="mayuan" w:date="2020-04-10T10:24:00Z">
          <w:pPr>
            <w:pStyle w:val="af5"/>
            <w:widowControl/>
            <w:numPr>
              <w:numId w:val="4"/>
            </w:numPr>
            <w:tabs>
              <w:tab w:val="num" w:pos="238"/>
              <w:tab w:val="num" w:pos="397"/>
            </w:tabs>
            <w:snapToGrid w:val="0"/>
            <w:spacing w:line="252" w:lineRule="exact"/>
            <w:ind w:left="221" w:rightChars="90" w:right="189" w:firstLineChars="0" w:hanging="221"/>
          </w:pPr>
        </w:pPrChange>
      </w:pPr>
      <w:bookmarkStart w:id="100" w:name="_Ref37406713"/>
      <w:proofErr w:type="spellStart"/>
      <w:ins w:id="101" w:author="mayuan" w:date="2020-04-10T10:24:00Z">
        <w:r w:rsidRPr="00BD2201">
          <w:rPr>
            <w:spacing w:val="2"/>
            <w:kern w:val="0"/>
            <w:sz w:val="15"/>
            <w:szCs w:val="15"/>
          </w:rPr>
          <w:t>Bessa</w:t>
        </w:r>
        <w:proofErr w:type="spellEnd"/>
        <w:r w:rsidRPr="00BD2201">
          <w:rPr>
            <w:spacing w:val="2"/>
            <w:kern w:val="0"/>
            <w:sz w:val="15"/>
            <w:szCs w:val="15"/>
          </w:rPr>
          <w:t xml:space="preserve"> R J, Trindade A, Miranda V. Spatial-temporal solar power forecasting for smart grids[J]. IEEE Transactions on Industrial Informatics, 2014, 11(1): 232-241.</w:t>
        </w:r>
      </w:ins>
      <w:bookmarkEnd w:id="100"/>
    </w:p>
    <w:p w14:paraId="13B565C8" w14:textId="0F2010BB" w:rsidR="005F23EB" w:rsidRPr="003A181A" w:rsidRDefault="003A181A" w:rsidP="003A181A">
      <w:pPr>
        <w:pStyle w:val="af5"/>
        <w:widowControl/>
        <w:numPr>
          <w:ilvl w:val="0"/>
          <w:numId w:val="4"/>
        </w:numPr>
        <w:tabs>
          <w:tab w:val="num" w:pos="284"/>
          <w:tab w:val="num" w:pos="397"/>
          <w:tab w:val="num" w:pos="426"/>
        </w:tabs>
        <w:snapToGrid w:val="0"/>
        <w:spacing w:line="252" w:lineRule="exact"/>
        <w:ind w:left="295" w:firstLineChars="0" w:hanging="295"/>
        <w:rPr>
          <w:spacing w:val="2"/>
          <w:kern w:val="0"/>
          <w:sz w:val="15"/>
          <w:szCs w:val="15"/>
        </w:rPr>
      </w:pPr>
      <w:bookmarkStart w:id="102" w:name="_Ref33456185"/>
      <w:r w:rsidRPr="003A181A">
        <w:rPr>
          <w:rFonts w:hint="eastAsia"/>
          <w:spacing w:val="2"/>
          <w:kern w:val="0"/>
          <w:sz w:val="15"/>
          <w:szCs w:val="15"/>
        </w:rPr>
        <w:t>叶林</w:t>
      </w:r>
      <w:r w:rsidRPr="003A181A">
        <w:rPr>
          <w:rFonts w:hint="eastAsia"/>
          <w:spacing w:val="2"/>
          <w:kern w:val="0"/>
          <w:sz w:val="15"/>
          <w:szCs w:val="15"/>
        </w:rPr>
        <w:t>,</w:t>
      </w:r>
      <w:r w:rsidRPr="003A181A">
        <w:rPr>
          <w:rFonts w:hint="eastAsia"/>
          <w:spacing w:val="2"/>
          <w:kern w:val="0"/>
          <w:sz w:val="15"/>
          <w:szCs w:val="15"/>
        </w:rPr>
        <w:t>陈政</w:t>
      </w:r>
      <w:r w:rsidRPr="003A181A">
        <w:rPr>
          <w:rFonts w:hint="eastAsia"/>
          <w:spacing w:val="2"/>
          <w:kern w:val="0"/>
          <w:sz w:val="15"/>
          <w:szCs w:val="15"/>
        </w:rPr>
        <w:t>,</w:t>
      </w:r>
      <w:r w:rsidRPr="003A181A">
        <w:rPr>
          <w:rFonts w:hint="eastAsia"/>
          <w:spacing w:val="2"/>
          <w:kern w:val="0"/>
          <w:sz w:val="15"/>
          <w:szCs w:val="15"/>
        </w:rPr>
        <w:t>赵永宁</w:t>
      </w:r>
      <w:r w:rsidRPr="003A181A">
        <w:rPr>
          <w:rFonts w:hint="eastAsia"/>
          <w:spacing w:val="2"/>
          <w:kern w:val="0"/>
          <w:sz w:val="15"/>
          <w:szCs w:val="15"/>
        </w:rPr>
        <w:t>,</w:t>
      </w:r>
      <w:r w:rsidRPr="003A181A">
        <w:rPr>
          <w:rFonts w:hint="eastAsia"/>
          <w:spacing w:val="2"/>
          <w:kern w:val="0"/>
          <w:sz w:val="15"/>
          <w:szCs w:val="15"/>
        </w:rPr>
        <w:t>朱倩雯</w:t>
      </w:r>
      <w:r w:rsidRPr="003A181A">
        <w:rPr>
          <w:rFonts w:hint="eastAsia"/>
          <w:spacing w:val="2"/>
          <w:kern w:val="0"/>
          <w:sz w:val="15"/>
          <w:szCs w:val="15"/>
        </w:rPr>
        <w:t>.</w:t>
      </w:r>
      <w:r w:rsidRPr="003A181A">
        <w:rPr>
          <w:rFonts w:hint="eastAsia"/>
          <w:spacing w:val="2"/>
          <w:kern w:val="0"/>
          <w:sz w:val="15"/>
          <w:szCs w:val="15"/>
        </w:rPr>
        <w:t>基于遗传算法—模糊径向基神经网络的光伏发电功率预测模型</w:t>
      </w:r>
      <w:r w:rsidRPr="003A181A">
        <w:rPr>
          <w:rFonts w:hint="eastAsia"/>
          <w:spacing w:val="2"/>
          <w:kern w:val="0"/>
          <w:sz w:val="15"/>
          <w:szCs w:val="15"/>
        </w:rPr>
        <w:t>[J].</w:t>
      </w:r>
      <w:r w:rsidRPr="003A181A">
        <w:rPr>
          <w:rFonts w:hint="eastAsia"/>
          <w:spacing w:val="2"/>
          <w:kern w:val="0"/>
          <w:sz w:val="15"/>
          <w:szCs w:val="15"/>
        </w:rPr>
        <w:t>电力系统自动化</w:t>
      </w:r>
      <w:r w:rsidRPr="003A181A">
        <w:rPr>
          <w:rFonts w:hint="eastAsia"/>
          <w:spacing w:val="2"/>
          <w:kern w:val="0"/>
          <w:sz w:val="15"/>
          <w:szCs w:val="15"/>
        </w:rPr>
        <w:t>,2015,39(16):16-22</w:t>
      </w:r>
      <w:r w:rsidR="005F23EB" w:rsidRPr="003A181A">
        <w:rPr>
          <w:rFonts w:hint="eastAsia"/>
          <w:spacing w:val="2"/>
          <w:kern w:val="0"/>
          <w:sz w:val="15"/>
          <w:szCs w:val="15"/>
        </w:rPr>
        <w:t>.</w:t>
      </w:r>
      <w:bookmarkEnd w:id="102"/>
    </w:p>
    <w:p w14:paraId="1044BE16" w14:textId="6E6E3C90" w:rsidR="00F459E1" w:rsidRDefault="003A181A" w:rsidP="003A181A">
      <w:pPr>
        <w:widowControl/>
        <w:tabs>
          <w:tab w:val="num" w:pos="53"/>
          <w:tab w:val="num" w:pos="238"/>
          <w:tab w:val="num" w:pos="397"/>
        </w:tabs>
        <w:snapToGrid w:val="0"/>
        <w:spacing w:line="252" w:lineRule="exact"/>
        <w:ind w:left="295"/>
        <w:rPr>
          <w:spacing w:val="2"/>
          <w:kern w:val="0"/>
          <w:sz w:val="15"/>
          <w:szCs w:val="15"/>
        </w:rPr>
      </w:pPr>
      <w:r>
        <w:rPr>
          <w:rFonts w:hint="eastAsia"/>
          <w:spacing w:val="2"/>
          <w:kern w:val="0"/>
          <w:sz w:val="15"/>
          <w:szCs w:val="15"/>
        </w:rPr>
        <w:t>YE</w:t>
      </w:r>
      <w:r>
        <w:rPr>
          <w:spacing w:val="2"/>
          <w:kern w:val="0"/>
          <w:sz w:val="15"/>
          <w:szCs w:val="15"/>
        </w:rPr>
        <w:t xml:space="preserve"> </w:t>
      </w:r>
      <w:r>
        <w:rPr>
          <w:rFonts w:hint="eastAsia"/>
          <w:spacing w:val="2"/>
          <w:kern w:val="0"/>
          <w:sz w:val="15"/>
          <w:szCs w:val="15"/>
        </w:rPr>
        <w:t>Lin</w:t>
      </w:r>
      <w:r w:rsidR="00F459E1">
        <w:rPr>
          <w:spacing w:val="2"/>
          <w:kern w:val="0"/>
          <w:sz w:val="15"/>
          <w:szCs w:val="15"/>
        </w:rPr>
        <w:t xml:space="preserve">, </w:t>
      </w:r>
      <w:r>
        <w:rPr>
          <w:rFonts w:hint="eastAsia"/>
          <w:spacing w:val="2"/>
          <w:kern w:val="0"/>
          <w:sz w:val="15"/>
          <w:szCs w:val="15"/>
        </w:rPr>
        <w:t>CHEN</w:t>
      </w:r>
      <w:r>
        <w:rPr>
          <w:spacing w:val="2"/>
          <w:kern w:val="0"/>
          <w:sz w:val="15"/>
          <w:szCs w:val="15"/>
        </w:rPr>
        <w:t xml:space="preserve"> </w:t>
      </w:r>
      <w:r>
        <w:rPr>
          <w:rFonts w:hint="eastAsia"/>
          <w:spacing w:val="2"/>
          <w:kern w:val="0"/>
          <w:sz w:val="15"/>
          <w:szCs w:val="15"/>
        </w:rPr>
        <w:t>Zheng</w:t>
      </w:r>
      <w:r w:rsidR="00F459E1">
        <w:rPr>
          <w:spacing w:val="2"/>
          <w:kern w:val="0"/>
          <w:sz w:val="15"/>
          <w:szCs w:val="15"/>
        </w:rPr>
        <w:t xml:space="preserve">, </w:t>
      </w:r>
      <w:r>
        <w:rPr>
          <w:spacing w:val="2"/>
          <w:kern w:val="0"/>
          <w:sz w:val="15"/>
          <w:szCs w:val="15"/>
        </w:rPr>
        <w:t xml:space="preserve">ZHAO </w:t>
      </w:r>
      <w:proofErr w:type="spellStart"/>
      <w:r>
        <w:rPr>
          <w:spacing w:val="2"/>
          <w:kern w:val="0"/>
          <w:sz w:val="15"/>
          <w:szCs w:val="15"/>
        </w:rPr>
        <w:t>Yongning</w:t>
      </w:r>
      <w:proofErr w:type="spellEnd"/>
      <w:r w:rsidR="00F459E1" w:rsidRPr="00842876">
        <w:rPr>
          <w:spacing w:val="2"/>
          <w:kern w:val="0"/>
          <w:sz w:val="15"/>
          <w:szCs w:val="15"/>
        </w:rPr>
        <w:t>, et al.</w:t>
      </w:r>
      <w:r w:rsidR="00F459E1">
        <w:rPr>
          <w:spacing w:val="2"/>
          <w:kern w:val="0"/>
          <w:sz w:val="15"/>
          <w:szCs w:val="15"/>
        </w:rPr>
        <w:t xml:space="preserve"> </w:t>
      </w:r>
      <w:r w:rsidRPr="003A181A">
        <w:rPr>
          <w:spacing w:val="2"/>
          <w:kern w:val="0"/>
          <w:sz w:val="15"/>
          <w:szCs w:val="15"/>
        </w:rPr>
        <w:t>Photovoltaic Power Forecasting Model Based on Genetic Algorithm and Fuzzy Radial Basis Function Neur</w:t>
      </w:r>
      <w:r>
        <w:rPr>
          <w:spacing w:val="2"/>
          <w:kern w:val="0"/>
          <w:sz w:val="15"/>
          <w:szCs w:val="15"/>
        </w:rPr>
        <w:t>al Network</w:t>
      </w:r>
      <w:r w:rsidR="00F459E1" w:rsidRPr="00494C43">
        <w:rPr>
          <w:spacing w:val="2"/>
          <w:kern w:val="0"/>
          <w:sz w:val="15"/>
          <w:szCs w:val="15"/>
        </w:rPr>
        <w:t>,</w:t>
      </w:r>
      <w:r w:rsidR="00F459E1" w:rsidRPr="00F91905">
        <w:rPr>
          <w:rFonts w:hint="eastAsia"/>
          <w:spacing w:val="2"/>
          <w:kern w:val="0"/>
          <w:sz w:val="15"/>
          <w:szCs w:val="15"/>
        </w:rPr>
        <w:t xml:space="preserve"> 201</w:t>
      </w:r>
      <w:r>
        <w:rPr>
          <w:spacing w:val="2"/>
          <w:kern w:val="0"/>
          <w:sz w:val="15"/>
          <w:szCs w:val="15"/>
        </w:rPr>
        <w:t>5</w:t>
      </w:r>
      <w:r w:rsidR="00F459E1" w:rsidRPr="00F91905">
        <w:rPr>
          <w:rFonts w:hint="eastAsia"/>
          <w:spacing w:val="2"/>
          <w:kern w:val="0"/>
          <w:sz w:val="15"/>
          <w:szCs w:val="15"/>
        </w:rPr>
        <w:t>,3</w:t>
      </w:r>
      <w:r>
        <w:rPr>
          <w:spacing w:val="2"/>
          <w:kern w:val="0"/>
          <w:sz w:val="15"/>
          <w:szCs w:val="15"/>
        </w:rPr>
        <w:t>9</w:t>
      </w:r>
      <w:r w:rsidR="00F459E1" w:rsidRPr="00F91905">
        <w:rPr>
          <w:rFonts w:hint="eastAsia"/>
          <w:spacing w:val="2"/>
          <w:kern w:val="0"/>
          <w:sz w:val="15"/>
          <w:szCs w:val="15"/>
        </w:rPr>
        <w:t>(</w:t>
      </w:r>
      <w:r>
        <w:rPr>
          <w:spacing w:val="2"/>
          <w:kern w:val="0"/>
          <w:sz w:val="15"/>
          <w:szCs w:val="15"/>
        </w:rPr>
        <w:t>16</w:t>
      </w:r>
      <w:r w:rsidR="00F459E1" w:rsidRPr="00F91905">
        <w:rPr>
          <w:rFonts w:hint="eastAsia"/>
          <w:spacing w:val="2"/>
          <w:kern w:val="0"/>
          <w:sz w:val="15"/>
          <w:szCs w:val="15"/>
        </w:rPr>
        <w:t>):</w:t>
      </w:r>
      <w:r>
        <w:rPr>
          <w:spacing w:val="2"/>
          <w:kern w:val="0"/>
          <w:sz w:val="15"/>
          <w:szCs w:val="15"/>
        </w:rPr>
        <w:t>16</w:t>
      </w:r>
      <w:r w:rsidR="00F459E1" w:rsidRPr="00F91905">
        <w:rPr>
          <w:rFonts w:hint="eastAsia"/>
          <w:spacing w:val="2"/>
          <w:kern w:val="0"/>
          <w:sz w:val="15"/>
          <w:szCs w:val="15"/>
        </w:rPr>
        <w:t>-22.</w:t>
      </w:r>
    </w:p>
    <w:p w14:paraId="6CD10399" w14:textId="39FFC943" w:rsidR="003A181A" w:rsidRPr="003A181A" w:rsidRDefault="005806FF" w:rsidP="003A181A">
      <w:pPr>
        <w:pStyle w:val="af5"/>
        <w:widowControl/>
        <w:numPr>
          <w:ilvl w:val="0"/>
          <w:numId w:val="4"/>
        </w:numPr>
        <w:tabs>
          <w:tab w:val="num" w:pos="284"/>
          <w:tab w:val="num" w:pos="397"/>
          <w:tab w:val="num" w:pos="426"/>
        </w:tabs>
        <w:snapToGrid w:val="0"/>
        <w:spacing w:line="252" w:lineRule="exact"/>
        <w:ind w:left="295" w:firstLineChars="0" w:hanging="295"/>
        <w:rPr>
          <w:spacing w:val="2"/>
          <w:kern w:val="0"/>
          <w:sz w:val="15"/>
          <w:szCs w:val="15"/>
        </w:rPr>
      </w:pPr>
      <w:bookmarkStart w:id="103" w:name="_Ref33456228"/>
      <w:proofErr w:type="spellStart"/>
      <w:r w:rsidRPr="005806FF">
        <w:rPr>
          <w:spacing w:val="2"/>
          <w:kern w:val="0"/>
          <w:sz w:val="15"/>
          <w:szCs w:val="15"/>
        </w:rPr>
        <w:t>Kreith</w:t>
      </w:r>
      <w:proofErr w:type="spellEnd"/>
      <w:r w:rsidRPr="005806FF">
        <w:rPr>
          <w:spacing w:val="2"/>
          <w:kern w:val="0"/>
          <w:sz w:val="15"/>
          <w:szCs w:val="15"/>
        </w:rPr>
        <w:t xml:space="preserve"> F, Kreider J F. Principles of solar engineering[</w:t>
      </w:r>
      <w:r>
        <w:rPr>
          <w:spacing w:val="2"/>
          <w:kern w:val="0"/>
          <w:sz w:val="15"/>
          <w:szCs w:val="15"/>
        </w:rPr>
        <w:t>M</w:t>
      </w:r>
      <w:r w:rsidRPr="005806FF">
        <w:rPr>
          <w:spacing w:val="2"/>
          <w:kern w:val="0"/>
          <w:sz w:val="15"/>
          <w:szCs w:val="15"/>
        </w:rPr>
        <w:t>]. Washington, DC, Hemisphere Publishing Corp., 1978. 790 p., 1978</w:t>
      </w:r>
      <w:r w:rsidR="00F459E1" w:rsidRPr="00306E21">
        <w:rPr>
          <w:spacing w:val="2"/>
          <w:kern w:val="0"/>
          <w:sz w:val="15"/>
          <w:szCs w:val="15"/>
        </w:rPr>
        <w:t>.</w:t>
      </w:r>
      <w:bookmarkEnd w:id="103"/>
    </w:p>
    <w:p w14:paraId="26052BC5" w14:textId="1AFCEF99" w:rsidR="00F459E1" w:rsidRDefault="005806FF" w:rsidP="00F459E1">
      <w:pPr>
        <w:pStyle w:val="af5"/>
        <w:widowControl/>
        <w:numPr>
          <w:ilvl w:val="0"/>
          <w:numId w:val="4"/>
        </w:numPr>
        <w:tabs>
          <w:tab w:val="num" w:pos="284"/>
          <w:tab w:val="num" w:pos="397"/>
          <w:tab w:val="num" w:pos="426"/>
        </w:tabs>
        <w:snapToGrid w:val="0"/>
        <w:spacing w:line="252" w:lineRule="exact"/>
        <w:ind w:left="295" w:firstLineChars="0" w:hanging="295"/>
        <w:rPr>
          <w:spacing w:val="2"/>
          <w:kern w:val="0"/>
          <w:sz w:val="15"/>
          <w:szCs w:val="15"/>
        </w:rPr>
      </w:pPr>
      <w:bookmarkStart w:id="104" w:name="_Ref33456249"/>
      <w:proofErr w:type="spellStart"/>
      <w:r w:rsidRPr="005806FF">
        <w:rPr>
          <w:spacing w:val="2"/>
          <w:kern w:val="0"/>
          <w:sz w:val="15"/>
          <w:szCs w:val="15"/>
        </w:rPr>
        <w:t>Engerer</w:t>
      </w:r>
      <w:proofErr w:type="spellEnd"/>
      <w:r w:rsidRPr="005806FF">
        <w:rPr>
          <w:spacing w:val="2"/>
          <w:kern w:val="0"/>
          <w:sz w:val="15"/>
          <w:szCs w:val="15"/>
        </w:rPr>
        <w:t xml:space="preserve"> N A, Mills F P. Validating nine clear sky radiation models in Australia[J]. Solar Energy, 2015, 120: 9-24</w:t>
      </w:r>
      <w:r>
        <w:rPr>
          <w:spacing w:val="2"/>
          <w:kern w:val="0"/>
          <w:sz w:val="15"/>
          <w:szCs w:val="15"/>
        </w:rPr>
        <w:t>.</w:t>
      </w:r>
      <w:bookmarkEnd w:id="104"/>
    </w:p>
    <w:p w14:paraId="587BAB72" w14:textId="62899E37" w:rsidR="00F459E1" w:rsidRDefault="00F459E1" w:rsidP="00F459E1">
      <w:pPr>
        <w:pStyle w:val="af5"/>
        <w:widowControl/>
        <w:numPr>
          <w:ilvl w:val="0"/>
          <w:numId w:val="4"/>
        </w:numPr>
        <w:tabs>
          <w:tab w:val="num" w:pos="284"/>
          <w:tab w:val="num" w:pos="397"/>
          <w:tab w:val="num" w:pos="426"/>
        </w:tabs>
        <w:snapToGrid w:val="0"/>
        <w:spacing w:line="252" w:lineRule="exact"/>
        <w:ind w:left="295" w:firstLineChars="0" w:hanging="295"/>
        <w:rPr>
          <w:spacing w:val="2"/>
          <w:kern w:val="0"/>
          <w:sz w:val="15"/>
          <w:szCs w:val="15"/>
        </w:rPr>
      </w:pPr>
      <w:bookmarkStart w:id="105" w:name="_Ref33456291"/>
      <w:proofErr w:type="spellStart"/>
      <w:r w:rsidRPr="00306E21">
        <w:rPr>
          <w:spacing w:val="2"/>
          <w:kern w:val="0"/>
          <w:sz w:val="15"/>
          <w:szCs w:val="15"/>
        </w:rPr>
        <w:t>Yona</w:t>
      </w:r>
      <w:proofErr w:type="spellEnd"/>
      <w:r w:rsidRPr="00306E21">
        <w:rPr>
          <w:spacing w:val="2"/>
          <w:kern w:val="0"/>
          <w:sz w:val="15"/>
          <w:szCs w:val="15"/>
        </w:rPr>
        <w:t xml:space="preserve">, Atsushi, Tomonobu </w:t>
      </w:r>
      <w:proofErr w:type="spellStart"/>
      <w:r w:rsidRPr="00306E21">
        <w:rPr>
          <w:spacing w:val="2"/>
          <w:kern w:val="0"/>
          <w:sz w:val="15"/>
          <w:szCs w:val="15"/>
        </w:rPr>
        <w:t>Senjyu</w:t>
      </w:r>
      <w:proofErr w:type="spellEnd"/>
      <w:r w:rsidRPr="00306E21">
        <w:rPr>
          <w:spacing w:val="2"/>
          <w:kern w:val="0"/>
          <w:sz w:val="15"/>
          <w:szCs w:val="15"/>
        </w:rPr>
        <w:t xml:space="preserve">, and </w:t>
      </w:r>
      <w:proofErr w:type="spellStart"/>
      <w:r w:rsidRPr="00306E21">
        <w:rPr>
          <w:spacing w:val="2"/>
          <w:kern w:val="0"/>
          <w:sz w:val="15"/>
          <w:szCs w:val="15"/>
        </w:rPr>
        <w:t>Toshihisa</w:t>
      </w:r>
      <w:proofErr w:type="spellEnd"/>
      <w:r w:rsidRPr="00306E21">
        <w:rPr>
          <w:spacing w:val="2"/>
          <w:kern w:val="0"/>
          <w:sz w:val="15"/>
          <w:szCs w:val="15"/>
        </w:rPr>
        <w:t xml:space="preserve"> Funabashi. "Application of recurrent neural network to short-term-ahead </w:t>
      </w:r>
      <w:r w:rsidRPr="00306E21">
        <w:rPr>
          <w:spacing w:val="2"/>
          <w:kern w:val="0"/>
          <w:sz w:val="15"/>
          <w:szCs w:val="15"/>
        </w:rPr>
        <w:t>generating power forecasting for photovoltaic system [C]." IEEE Power Engineering Society General Meeting. 2007.</w:t>
      </w:r>
      <w:bookmarkEnd w:id="105"/>
    </w:p>
    <w:p w14:paraId="54878370" w14:textId="11B0E3EA" w:rsidR="00F459E1" w:rsidRDefault="005806FF" w:rsidP="00F459E1">
      <w:pPr>
        <w:pStyle w:val="af5"/>
        <w:widowControl/>
        <w:numPr>
          <w:ilvl w:val="0"/>
          <w:numId w:val="4"/>
        </w:numPr>
        <w:tabs>
          <w:tab w:val="num" w:pos="284"/>
          <w:tab w:val="num" w:pos="397"/>
          <w:tab w:val="num" w:pos="426"/>
        </w:tabs>
        <w:snapToGrid w:val="0"/>
        <w:spacing w:line="252" w:lineRule="exact"/>
        <w:ind w:left="295" w:firstLineChars="0" w:hanging="295"/>
        <w:rPr>
          <w:spacing w:val="2"/>
          <w:kern w:val="0"/>
          <w:sz w:val="15"/>
          <w:szCs w:val="15"/>
        </w:rPr>
      </w:pPr>
      <w:bookmarkStart w:id="106" w:name="_Ref33456316"/>
      <w:r w:rsidRPr="005806FF">
        <w:rPr>
          <w:spacing w:val="2"/>
          <w:kern w:val="0"/>
          <w:sz w:val="15"/>
          <w:szCs w:val="15"/>
        </w:rPr>
        <w:t xml:space="preserve">Randall J F, </w:t>
      </w:r>
      <w:proofErr w:type="spellStart"/>
      <w:r w:rsidRPr="005806FF">
        <w:rPr>
          <w:spacing w:val="2"/>
          <w:kern w:val="0"/>
          <w:sz w:val="15"/>
          <w:szCs w:val="15"/>
        </w:rPr>
        <w:t>Jacot</w:t>
      </w:r>
      <w:proofErr w:type="spellEnd"/>
      <w:r w:rsidRPr="005806FF">
        <w:rPr>
          <w:spacing w:val="2"/>
          <w:kern w:val="0"/>
          <w:sz w:val="15"/>
          <w:szCs w:val="15"/>
        </w:rPr>
        <w:t xml:space="preserve"> J. Is AM1. 5 applicable in practice? Modelling eight photovoltaic materials with respect to light intensity and two spectra[J]. Renewable Energy, 2003, 28(12): 1851-1864</w:t>
      </w:r>
      <w:r w:rsidR="00F459E1" w:rsidRPr="00306E21">
        <w:rPr>
          <w:spacing w:val="2"/>
          <w:kern w:val="0"/>
          <w:sz w:val="15"/>
          <w:szCs w:val="15"/>
        </w:rPr>
        <w:t>.</w:t>
      </w:r>
      <w:bookmarkEnd w:id="106"/>
    </w:p>
    <w:p w14:paraId="48773D6A" w14:textId="5546E8F1" w:rsidR="00F459E1" w:rsidRDefault="005806FF" w:rsidP="00F459E1">
      <w:pPr>
        <w:pStyle w:val="af5"/>
        <w:widowControl/>
        <w:numPr>
          <w:ilvl w:val="0"/>
          <w:numId w:val="4"/>
        </w:numPr>
        <w:tabs>
          <w:tab w:val="num" w:pos="284"/>
          <w:tab w:val="num" w:pos="397"/>
          <w:tab w:val="num" w:pos="426"/>
        </w:tabs>
        <w:snapToGrid w:val="0"/>
        <w:spacing w:line="252" w:lineRule="exact"/>
        <w:ind w:left="295" w:firstLineChars="0" w:hanging="295"/>
        <w:rPr>
          <w:spacing w:val="2"/>
          <w:kern w:val="0"/>
          <w:sz w:val="15"/>
          <w:szCs w:val="15"/>
        </w:rPr>
      </w:pPr>
      <w:bookmarkStart w:id="107" w:name="_Ref33456349"/>
      <w:r w:rsidRPr="005806FF">
        <w:rPr>
          <w:spacing w:val="2"/>
          <w:kern w:val="0"/>
          <w:sz w:val="15"/>
          <w:szCs w:val="15"/>
        </w:rPr>
        <w:t xml:space="preserve">Persson C, </w:t>
      </w:r>
      <w:proofErr w:type="spellStart"/>
      <w:r w:rsidRPr="005806FF">
        <w:rPr>
          <w:spacing w:val="2"/>
          <w:kern w:val="0"/>
          <w:sz w:val="15"/>
          <w:szCs w:val="15"/>
        </w:rPr>
        <w:t>Bacher</w:t>
      </w:r>
      <w:proofErr w:type="spellEnd"/>
      <w:r w:rsidRPr="005806FF">
        <w:rPr>
          <w:spacing w:val="2"/>
          <w:kern w:val="0"/>
          <w:sz w:val="15"/>
          <w:szCs w:val="15"/>
        </w:rPr>
        <w:t xml:space="preserve"> P, Shiga T, et al. Multi-site solar power forecasting using gradient boosted regression trees[J]. Solar Energy, 2017, 150: 423-436</w:t>
      </w:r>
      <w:r w:rsidR="00F459E1" w:rsidRPr="00306E21">
        <w:rPr>
          <w:spacing w:val="2"/>
          <w:kern w:val="0"/>
          <w:sz w:val="15"/>
          <w:szCs w:val="15"/>
        </w:rPr>
        <w:t>.</w:t>
      </w:r>
      <w:bookmarkEnd w:id="107"/>
    </w:p>
    <w:p w14:paraId="5BFCA9A7" w14:textId="1E8BFAE4" w:rsidR="00F459E1" w:rsidRPr="005F23EB" w:rsidRDefault="005806FF" w:rsidP="00F459E1">
      <w:pPr>
        <w:pStyle w:val="af5"/>
        <w:widowControl/>
        <w:numPr>
          <w:ilvl w:val="0"/>
          <w:numId w:val="4"/>
        </w:numPr>
        <w:tabs>
          <w:tab w:val="num" w:pos="284"/>
          <w:tab w:val="num" w:pos="397"/>
          <w:tab w:val="num" w:pos="426"/>
        </w:tabs>
        <w:snapToGrid w:val="0"/>
        <w:spacing w:line="252" w:lineRule="exact"/>
        <w:ind w:left="295" w:firstLineChars="0" w:hanging="295"/>
        <w:rPr>
          <w:spacing w:val="2"/>
          <w:kern w:val="0"/>
          <w:sz w:val="15"/>
          <w:szCs w:val="15"/>
        </w:rPr>
      </w:pPr>
      <w:bookmarkStart w:id="108" w:name="_Ref33456370"/>
      <w:r w:rsidRPr="005806FF">
        <w:rPr>
          <w:spacing w:val="2"/>
          <w:kern w:val="0"/>
          <w:sz w:val="15"/>
          <w:szCs w:val="15"/>
        </w:rPr>
        <w:t>Drucker H, Burges C J C, Kaufman L, et al. Support vector regression machines[C]//Advances in neural information processing systems. 1997: 155-161</w:t>
      </w:r>
      <w:r w:rsidR="00F459E1" w:rsidRPr="007D52E9">
        <w:rPr>
          <w:spacing w:val="2"/>
          <w:kern w:val="0"/>
          <w:sz w:val="15"/>
          <w:szCs w:val="15"/>
        </w:rPr>
        <w:t>.</w:t>
      </w:r>
      <w:bookmarkEnd w:id="108"/>
    </w:p>
    <w:p w14:paraId="41E1FD24" w14:textId="77777777" w:rsidR="00211DD9" w:rsidRPr="00936B1E" w:rsidRDefault="00211DD9" w:rsidP="00211DD9">
      <w:pPr>
        <w:snapToGrid w:val="0"/>
        <w:spacing w:line="240" w:lineRule="exact"/>
        <w:rPr>
          <w:spacing w:val="2"/>
          <w:kern w:val="0"/>
          <w:sz w:val="17"/>
          <w:szCs w:val="17"/>
          <w:lang w:val="en-GB"/>
        </w:rPr>
      </w:pPr>
      <w:r w:rsidRPr="00D73DCC">
        <w:rPr>
          <w:noProof/>
        </w:rPr>
        <w:drawing>
          <wp:inline distT="0" distB="0" distL="0" distR="0" wp14:anchorId="3494AAB7" wp14:editId="46660B04">
            <wp:extent cx="942975" cy="285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942975" cy="28575"/>
                    </a:xfrm>
                    <a:prstGeom prst="rect">
                      <a:avLst/>
                    </a:prstGeom>
                    <a:noFill/>
                  </pic:spPr>
                </pic:pic>
              </a:graphicData>
            </a:graphic>
          </wp:inline>
        </w:drawing>
      </w:r>
    </w:p>
    <w:p w14:paraId="15B936C1" w14:textId="0B5B3D37" w:rsidR="00211DD9" w:rsidRPr="00440710" w:rsidRDefault="000C1435" w:rsidP="00211DD9">
      <w:pPr>
        <w:snapToGrid w:val="0"/>
        <w:spacing w:line="240" w:lineRule="exact"/>
        <w:ind w:firstLineChars="200" w:firstLine="368"/>
        <w:rPr>
          <w:rFonts w:eastAsia="楷体_GB2312"/>
          <w:spacing w:val="2"/>
          <w:sz w:val="18"/>
          <w:szCs w:val="18"/>
        </w:rPr>
      </w:pPr>
      <w:r>
        <w:rPr>
          <w:rFonts w:eastAsia="楷体_GB2312" w:hint="eastAsia"/>
          <w:spacing w:val="2"/>
          <w:sz w:val="18"/>
          <w:szCs w:val="18"/>
          <w:lang w:val="en-GB"/>
        </w:rPr>
        <w:t>马原</w:t>
      </w:r>
      <w:r w:rsidR="00211DD9" w:rsidRPr="00440710">
        <w:rPr>
          <w:rFonts w:eastAsia="楷体_GB2312"/>
          <w:spacing w:val="2"/>
          <w:sz w:val="18"/>
          <w:szCs w:val="18"/>
        </w:rPr>
        <w:t>(19</w:t>
      </w:r>
      <w:r>
        <w:rPr>
          <w:rFonts w:eastAsia="楷体_GB2312" w:hint="eastAsia"/>
          <w:spacing w:val="2"/>
          <w:sz w:val="18"/>
          <w:szCs w:val="18"/>
        </w:rPr>
        <w:t>98</w:t>
      </w:r>
      <w:r w:rsidR="00211DD9" w:rsidRPr="00440710">
        <w:rPr>
          <w:rFonts w:eastAsia="楷体_GB2312"/>
          <w:spacing w:val="2"/>
          <w:sz w:val="18"/>
          <w:szCs w:val="18"/>
        </w:rPr>
        <w:t>—)</w:t>
      </w:r>
      <w:r w:rsidR="00211DD9">
        <w:rPr>
          <w:rFonts w:eastAsia="楷体_GB2312" w:hint="eastAsia"/>
          <w:spacing w:val="2"/>
          <w:sz w:val="18"/>
          <w:szCs w:val="18"/>
        </w:rPr>
        <w:t>，男，</w:t>
      </w:r>
      <w:r>
        <w:rPr>
          <w:rFonts w:eastAsia="楷体_GB2312" w:hint="eastAsia"/>
          <w:spacing w:val="2"/>
          <w:sz w:val="18"/>
          <w:szCs w:val="18"/>
        </w:rPr>
        <w:t>硕士研究生，</w:t>
      </w:r>
      <w:r w:rsidR="00211DD9" w:rsidRPr="00440710">
        <w:rPr>
          <w:rFonts w:eastAsia="楷体_GB2312" w:hint="eastAsia"/>
          <w:spacing w:val="2"/>
          <w:sz w:val="18"/>
          <w:szCs w:val="18"/>
        </w:rPr>
        <w:t>主要研究方向：</w:t>
      </w:r>
      <w:r>
        <w:rPr>
          <w:rFonts w:eastAsia="楷体_GB2312" w:hint="eastAsia"/>
          <w:spacing w:val="2"/>
          <w:sz w:val="18"/>
          <w:szCs w:val="18"/>
        </w:rPr>
        <w:t>光伏功率预测</w:t>
      </w:r>
      <w:r w:rsidR="00211DD9" w:rsidRPr="00440710">
        <w:rPr>
          <w:rFonts w:eastAsia="楷体_GB2312" w:hint="eastAsia"/>
          <w:spacing w:val="2"/>
          <w:sz w:val="18"/>
          <w:szCs w:val="18"/>
        </w:rPr>
        <w:t>。</w:t>
      </w:r>
      <w:r w:rsidR="00211DD9" w:rsidRPr="00440710">
        <w:rPr>
          <w:rFonts w:eastAsia="楷体_GB2312"/>
          <w:spacing w:val="2"/>
          <w:sz w:val="18"/>
          <w:szCs w:val="18"/>
        </w:rPr>
        <w:t>E-mail</w:t>
      </w:r>
      <w:r w:rsidR="00211DD9" w:rsidRPr="00440710">
        <w:rPr>
          <w:rFonts w:eastAsia="楷体_GB2312" w:hint="eastAsia"/>
          <w:spacing w:val="2"/>
          <w:sz w:val="18"/>
          <w:szCs w:val="18"/>
        </w:rPr>
        <w:t>：</w:t>
      </w:r>
      <w:r>
        <w:rPr>
          <w:rFonts w:eastAsia="楷体_GB2312" w:hint="eastAsia"/>
          <w:spacing w:val="2"/>
          <w:sz w:val="18"/>
          <w:szCs w:val="18"/>
        </w:rPr>
        <w:t>ma-y</w:t>
      </w:r>
      <w:r w:rsidR="006A71E0">
        <w:rPr>
          <w:rFonts w:eastAsia="楷体_GB2312"/>
          <w:spacing w:val="2"/>
          <w:sz w:val="18"/>
          <w:szCs w:val="18"/>
        </w:rPr>
        <w:t>1</w:t>
      </w:r>
      <w:r>
        <w:rPr>
          <w:rFonts w:eastAsia="楷体_GB2312" w:hint="eastAsia"/>
          <w:spacing w:val="2"/>
          <w:sz w:val="18"/>
          <w:szCs w:val="18"/>
        </w:rPr>
        <w:t>8@mails.tsinghua.edu.cn</w:t>
      </w:r>
    </w:p>
    <w:p w14:paraId="407849BD" w14:textId="262F55C7" w:rsidR="00211DD9" w:rsidRDefault="000C1435" w:rsidP="000207EE">
      <w:pPr>
        <w:wordWrap w:val="0"/>
        <w:adjustRightInd w:val="0"/>
        <w:snapToGrid w:val="0"/>
        <w:spacing w:line="240" w:lineRule="exact"/>
        <w:ind w:firstLineChars="200" w:firstLine="368"/>
        <w:textAlignment w:val="baseline"/>
        <w:rPr>
          <w:rFonts w:eastAsia="楷体_GB2312"/>
          <w:spacing w:val="2"/>
          <w:sz w:val="18"/>
          <w:szCs w:val="18"/>
        </w:rPr>
      </w:pPr>
      <w:proofErr w:type="gramStart"/>
      <w:r>
        <w:rPr>
          <w:rFonts w:eastAsia="楷体_GB2312" w:hint="eastAsia"/>
          <w:spacing w:val="2"/>
          <w:sz w:val="18"/>
          <w:szCs w:val="18"/>
        </w:rPr>
        <w:t>张雪敏</w:t>
      </w:r>
      <w:proofErr w:type="gramEnd"/>
      <w:r w:rsidR="00211DD9" w:rsidRPr="00440710">
        <w:rPr>
          <w:rFonts w:eastAsia="楷体_GB2312"/>
          <w:spacing w:val="2"/>
          <w:sz w:val="18"/>
          <w:szCs w:val="18"/>
        </w:rPr>
        <w:t>(19</w:t>
      </w:r>
      <w:r w:rsidR="00B67672">
        <w:rPr>
          <w:rFonts w:eastAsia="楷体_GB2312"/>
          <w:spacing w:val="2"/>
          <w:sz w:val="18"/>
          <w:szCs w:val="18"/>
        </w:rPr>
        <w:t>79</w:t>
      </w:r>
      <w:r w:rsidR="00211DD9" w:rsidRPr="00440710">
        <w:rPr>
          <w:rFonts w:eastAsia="楷体_GB2312"/>
          <w:spacing w:val="2"/>
          <w:sz w:val="18"/>
          <w:szCs w:val="18"/>
        </w:rPr>
        <w:t>—)</w:t>
      </w:r>
      <w:r w:rsidR="00211DD9" w:rsidRPr="00440710">
        <w:rPr>
          <w:rFonts w:eastAsia="楷体_GB2312" w:hint="eastAsia"/>
          <w:spacing w:val="2"/>
          <w:sz w:val="18"/>
          <w:szCs w:val="18"/>
        </w:rPr>
        <w:t>，女，</w:t>
      </w:r>
      <w:r>
        <w:rPr>
          <w:rFonts w:eastAsia="楷体_GB2312" w:hint="eastAsia"/>
          <w:spacing w:val="2"/>
          <w:sz w:val="18"/>
          <w:szCs w:val="18"/>
        </w:rPr>
        <w:t>博士</w:t>
      </w:r>
      <w:r w:rsidR="00211DD9" w:rsidRPr="00440710">
        <w:rPr>
          <w:rFonts w:eastAsia="楷体_GB2312" w:hint="eastAsia"/>
          <w:spacing w:val="2"/>
          <w:sz w:val="18"/>
          <w:szCs w:val="18"/>
        </w:rPr>
        <w:t>，</w:t>
      </w:r>
      <w:r>
        <w:rPr>
          <w:rFonts w:eastAsia="楷体_GB2312" w:hint="eastAsia"/>
          <w:spacing w:val="2"/>
          <w:sz w:val="18"/>
          <w:szCs w:val="18"/>
        </w:rPr>
        <w:t>副教授，</w:t>
      </w:r>
      <w:r w:rsidR="00211DD9" w:rsidRPr="00440710">
        <w:rPr>
          <w:rFonts w:eastAsia="楷体_GB2312" w:hint="eastAsia"/>
          <w:spacing w:val="2"/>
          <w:sz w:val="18"/>
          <w:szCs w:val="18"/>
        </w:rPr>
        <w:t>主要研究方向：</w:t>
      </w:r>
      <w:r w:rsidR="00C90654">
        <w:rPr>
          <w:rFonts w:eastAsia="楷体_GB2312" w:hint="eastAsia"/>
          <w:spacing w:val="2"/>
          <w:sz w:val="18"/>
          <w:szCs w:val="18"/>
        </w:rPr>
        <w:t>电力系统分析与控制</w:t>
      </w:r>
      <w:r w:rsidR="00211DD9">
        <w:rPr>
          <w:rFonts w:eastAsia="楷体_GB2312" w:hint="eastAsia"/>
          <w:spacing w:val="2"/>
          <w:sz w:val="18"/>
          <w:szCs w:val="18"/>
        </w:rPr>
        <w:t>、</w:t>
      </w:r>
      <w:r w:rsidR="00C90654">
        <w:rPr>
          <w:rFonts w:eastAsia="楷体_GB2312" w:hint="eastAsia"/>
          <w:spacing w:val="2"/>
          <w:sz w:val="18"/>
          <w:szCs w:val="18"/>
        </w:rPr>
        <w:t>新能源预测。</w:t>
      </w:r>
      <w:r w:rsidR="00211DD9" w:rsidRPr="00440710">
        <w:rPr>
          <w:rFonts w:eastAsia="楷体_GB2312"/>
          <w:spacing w:val="2"/>
          <w:sz w:val="18"/>
          <w:szCs w:val="18"/>
        </w:rPr>
        <w:t>E-mail</w:t>
      </w:r>
      <w:r w:rsidR="00211DD9" w:rsidRPr="00440710">
        <w:rPr>
          <w:rFonts w:eastAsia="楷体_GB2312" w:hint="eastAsia"/>
          <w:spacing w:val="2"/>
          <w:sz w:val="18"/>
          <w:szCs w:val="18"/>
        </w:rPr>
        <w:t>：</w:t>
      </w:r>
      <w:r w:rsidR="00C90654">
        <w:rPr>
          <w:rFonts w:eastAsia="楷体_GB2312" w:hint="eastAsia"/>
          <w:spacing w:val="2"/>
          <w:sz w:val="18"/>
          <w:szCs w:val="18"/>
        </w:rPr>
        <w:t>z</w:t>
      </w:r>
      <w:r w:rsidR="00C90654">
        <w:rPr>
          <w:rFonts w:eastAsia="楷体_GB2312"/>
          <w:spacing w:val="2"/>
          <w:sz w:val="18"/>
          <w:szCs w:val="18"/>
        </w:rPr>
        <w:t>hangxuemin</w:t>
      </w:r>
      <w:r w:rsidR="00211DD9" w:rsidRPr="00440710">
        <w:rPr>
          <w:rFonts w:eastAsia="楷体_GB2312"/>
          <w:spacing w:val="2"/>
          <w:sz w:val="18"/>
          <w:szCs w:val="18"/>
        </w:rPr>
        <w:t>@</w:t>
      </w:r>
      <w:r w:rsidR="006A71E0">
        <w:rPr>
          <w:rFonts w:eastAsia="楷体_GB2312"/>
          <w:spacing w:val="2"/>
          <w:sz w:val="18"/>
          <w:szCs w:val="18"/>
        </w:rPr>
        <w:t>mail</w:t>
      </w:r>
      <w:del w:id="109" w:author="mayuan" w:date="2020-04-10T10:24:00Z">
        <w:r w:rsidR="006A71E0" w:rsidDel="00BD2201">
          <w:rPr>
            <w:rFonts w:eastAsia="楷体_GB2312"/>
            <w:spacing w:val="2"/>
            <w:sz w:val="18"/>
            <w:szCs w:val="18"/>
          </w:rPr>
          <w:delText>s</w:delText>
        </w:r>
      </w:del>
      <w:r w:rsidR="006A71E0">
        <w:rPr>
          <w:rFonts w:eastAsia="楷体_GB2312"/>
          <w:spacing w:val="2"/>
          <w:sz w:val="18"/>
          <w:szCs w:val="18"/>
        </w:rPr>
        <w:t>.</w:t>
      </w:r>
      <w:r w:rsidR="00C90654">
        <w:rPr>
          <w:rFonts w:eastAsia="楷体_GB2312"/>
          <w:spacing w:val="2"/>
          <w:sz w:val="18"/>
          <w:szCs w:val="18"/>
        </w:rPr>
        <w:t>tsinghua.edu.cn</w:t>
      </w:r>
    </w:p>
    <w:p w14:paraId="6B148957" w14:textId="00FA7B3A" w:rsidR="0096371E" w:rsidRPr="00EA6335" w:rsidRDefault="00E540C8" w:rsidP="00EA6335">
      <w:pPr>
        <w:wordWrap w:val="0"/>
        <w:adjustRightInd w:val="0"/>
        <w:snapToGrid w:val="0"/>
        <w:spacing w:line="240" w:lineRule="exact"/>
        <w:ind w:firstLineChars="200" w:firstLine="368"/>
        <w:textAlignment w:val="baseline"/>
        <w:rPr>
          <w:rFonts w:eastAsia="楷体_GB2312"/>
          <w:spacing w:val="2"/>
          <w:sz w:val="18"/>
          <w:szCs w:val="18"/>
        </w:rPr>
      </w:pPr>
      <w:r w:rsidRPr="00E540C8">
        <w:rPr>
          <w:rFonts w:eastAsia="楷体_GB2312"/>
          <w:spacing w:val="2"/>
          <w:sz w:val="18"/>
          <w:szCs w:val="18"/>
        </w:rPr>
        <w:t>甄钊（</w:t>
      </w:r>
      <w:r w:rsidRPr="00E540C8">
        <w:rPr>
          <w:rFonts w:eastAsia="楷体_GB2312"/>
          <w:spacing w:val="2"/>
          <w:sz w:val="18"/>
          <w:szCs w:val="18"/>
        </w:rPr>
        <w:t>1989—</w:t>
      </w:r>
      <w:r w:rsidRPr="00E540C8">
        <w:rPr>
          <w:rFonts w:eastAsia="楷体_GB2312"/>
          <w:spacing w:val="2"/>
          <w:sz w:val="18"/>
          <w:szCs w:val="18"/>
        </w:rPr>
        <w:t>），男，</w:t>
      </w:r>
      <w:r w:rsidR="0037709A" w:rsidRPr="00440710">
        <w:rPr>
          <w:rFonts w:eastAsia="楷体_GB2312" w:hint="eastAsia"/>
          <w:spacing w:val="2"/>
          <w:sz w:val="18"/>
          <w:szCs w:val="18"/>
        </w:rPr>
        <w:t>通信作者，</w:t>
      </w:r>
      <w:r w:rsidRPr="00E540C8">
        <w:rPr>
          <w:rFonts w:eastAsia="楷体_GB2312"/>
          <w:spacing w:val="2"/>
          <w:sz w:val="18"/>
          <w:szCs w:val="18"/>
        </w:rPr>
        <w:t>博士，讲师</w:t>
      </w:r>
      <w:r>
        <w:rPr>
          <w:rFonts w:eastAsia="楷体_GB2312" w:hint="eastAsia"/>
          <w:spacing w:val="2"/>
          <w:sz w:val="18"/>
          <w:szCs w:val="18"/>
        </w:rPr>
        <w:t>，</w:t>
      </w:r>
      <w:r w:rsidRPr="00E540C8">
        <w:rPr>
          <w:rFonts w:eastAsia="楷体_GB2312"/>
          <w:spacing w:val="2"/>
          <w:sz w:val="18"/>
          <w:szCs w:val="18"/>
        </w:rPr>
        <w:t>主要研究方向：新能源发电功率预测</w:t>
      </w:r>
      <w:r w:rsidR="00EA6335">
        <w:rPr>
          <w:rFonts w:eastAsia="楷体_GB2312" w:hint="eastAsia"/>
          <w:spacing w:val="2"/>
          <w:sz w:val="18"/>
          <w:szCs w:val="18"/>
        </w:rPr>
        <w:t>。</w:t>
      </w:r>
      <w:r w:rsidR="00EA6335" w:rsidRPr="00440710">
        <w:rPr>
          <w:rFonts w:eastAsia="楷体_GB2312"/>
          <w:spacing w:val="2"/>
          <w:sz w:val="18"/>
          <w:szCs w:val="18"/>
        </w:rPr>
        <w:t>E-mail</w:t>
      </w:r>
      <w:r w:rsidR="00EA6335" w:rsidRPr="00440710">
        <w:rPr>
          <w:rFonts w:eastAsia="楷体_GB2312" w:hint="eastAsia"/>
          <w:spacing w:val="2"/>
          <w:sz w:val="18"/>
          <w:szCs w:val="18"/>
        </w:rPr>
        <w:t>：</w:t>
      </w:r>
      <w:r w:rsidR="00EA6335">
        <w:rPr>
          <w:rFonts w:eastAsia="楷体_GB2312" w:hint="eastAsia"/>
          <w:spacing w:val="2"/>
          <w:sz w:val="18"/>
          <w:szCs w:val="18"/>
        </w:rPr>
        <w:t>z</w:t>
      </w:r>
      <w:r w:rsidR="00EA6335">
        <w:rPr>
          <w:rFonts w:eastAsia="楷体_GB2312"/>
          <w:spacing w:val="2"/>
          <w:sz w:val="18"/>
          <w:szCs w:val="18"/>
        </w:rPr>
        <w:t>henzhao</w:t>
      </w:r>
      <w:r w:rsidR="00EA6335" w:rsidRPr="00440710">
        <w:rPr>
          <w:rFonts w:eastAsia="楷体_GB2312"/>
          <w:spacing w:val="2"/>
          <w:sz w:val="18"/>
          <w:szCs w:val="18"/>
        </w:rPr>
        <w:t>@</w:t>
      </w:r>
      <w:r w:rsidR="00EA6335">
        <w:rPr>
          <w:rFonts w:eastAsia="楷体_GB2312"/>
          <w:spacing w:val="2"/>
          <w:sz w:val="18"/>
          <w:szCs w:val="18"/>
        </w:rPr>
        <w:t>mail</w:t>
      </w:r>
      <w:del w:id="110" w:author="mayuan" w:date="2020-04-10T10:24:00Z">
        <w:r w:rsidR="00EA6335" w:rsidDel="00BD2201">
          <w:rPr>
            <w:rFonts w:eastAsia="楷体_GB2312"/>
            <w:spacing w:val="2"/>
            <w:sz w:val="18"/>
            <w:szCs w:val="18"/>
          </w:rPr>
          <w:delText>s</w:delText>
        </w:r>
      </w:del>
      <w:r w:rsidR="00EA6335">
        <w:rPr>
          <w:rFonts w:eastAsia="楷体_GB2312"/>
          <w:spacing w:val="2"/>
          <w:sz w:val="18"/>
          <w:szCs w:val="18"/>
        </w:rPr>
        <w:t>.tsinghua.edu.cn</w:t>
      </w:r>
    </w:p>
    <w:p w14:paraId="61B1A369" w14:textId="657F3785" w:rsidR="002B39D6" w:rsidRPr="002B39D6" w:rsidRDefault="0096371E" w:rsidP="006A71E0">
      <w:pPr>
        <w:wordWrap w:val="0"/>
        <w:adjustRightInd w:val="0"/>
        <w:snapToGrid w:val="0"/>
        <w:spacing w:line="240" w:lineRule="exact"/>
        <w:ind w:firstLineChars="200" w:firstLine="368"/>
        <w:textAlignment w:val="baseline"/>
        <w:rPr>
          <w:rFonts w:eastAsia="楷体_GB2312"/>
          <w:spacing w:val="2"/>
          <w:sz w:val="18"/>
          <w:szCs w:val="18"/>
        </w:rPr>
        <w:sectPr w:rsidR="002B39D6" w:rsidRPr="002B39D6" w:rsidSect="000557CB">
          <w:headerReference w:type="even" r:id="rId210"/>
          <w:headerReference w:type="default" r:id="rId211"/>
          <w:type w:val="continuous"/>
          <w:pgSz w:w="11907" w:h="16216" w:code="7"/>
          <w:pgMar w:top="907" w:right="1134" w:bottom="794" w:left="1134" w:header="340" w:footer="454" w:gutter="0"/>
          <w:cols w:num="2" w:space="425"/>
          <w:titlePg/>
          <w:docGrid w:type="lines" w:linePitch="312"/>
        </w:sectPr>
      </w:pPr>
      <w:r>
        <w:rPr>
          <w:rFonts w:eastAsia="楷体_GB2312" w:hint="eastAsia"/>
          <w:spacing w:val="2"/>
          <w:sz w:val="18"/>
          <w:szCs w:val="18"/>
        </w:rPr>
        <w:t>梅生伟</w:t>
      </w:r>
      <w:r w:rsidR="002B39D6" w:rsidRPr="002B39D6">
        <w:rPr>
          <w:rFonts w:eastAsia="楷体_GB2312"/>
          <w:spacing w:val="2"/>
          <w:sz w:val="18"/>
          <w:szCs w:val="18"/>
        </w:rPr>
        <w:t>(19</w:t>
      </w:r>
      <w:r>
        <w:rPr>
          <w:rFonts w:eastAsia="楷体_GB2312" w:hint="eastAsia"/>
          <w:spacing w:val="2"/>
          <w:sz w:val="18"/>
          <w:szCs w:val="18"/>
        </w:rPr>
        <w:t>64</w:t>
      </w:r>
      <w:r w:rsidR="002B39D6" w:rsidRPr="00440710">
        <w:rPr>
          <w:rFonts w:eastAsia="楷体_GB2312"/>
          <w:spacing w:val="2"/>
          <w:sz w:val="18"/>
          <w:szCs w:val="18"/>
        </w:rPr>
        <w:t>—</w:t>
      </w:r>
      <w:r w:rsidR="002B39D6" w:rsidRPr="002B39D6">
        <w:rPr>
          <w:rFonts w:eastAsia="楷体_GB2312"/>
          <w:spacing w:val="2"/>
          <w:sz w:val="18"/>
          <w:szCs w:val="18"/>
        </w:rPr>
        <w:t>)</w:t>
      </w:r>
      <w:r w:rsidR="002B39D6" w:rsidRPr="002B39D6">
        <w:rPr>
          <w:rFonts w:eastAsia="楷体_GB2312" w:hint="eastAsia"/>
          <w:spacing w:val="2"/>
          <w:sz w:val="18"/>
          <w:szCs w:val="18"/>
        </w:rPr>
        <w:t>，男，</w:t>
      </w:r>
      <w:r>
        <w:rPr>
          <w:rFonts w:eastAsia="楷体_GB2312" w:hint="eastAsia"/>
          <w:spacing w:val="2"/>
          <w:sz w:val="18"/>
          <w:szCs w:val="18"/>
        </w:rPr>
        <w:t>博士，教授</w:t>
      </w:r>
      <w:r w:rsidR="002B39D6" w:rsidRPr="002B39D6">
        <w:rPr>
          <w:rFonts w:eastAsia="楷体_GB2312" w:hint="eastAsia"/>
          <w:spacing w:val="2"/>
          <w:sz w:val="18"/>
          <w:szCs w:val="18"/>
        </w:rPr>
        <w:t>，</w:t>
      </w:r>
      <w:r w:rsidR="002B39D6">
        <w:rPr>
          <w:rFonts w:eastAsia="楷体_GB2312" w:hint="eastAsia"/>
          <w:spacing w:val="2"/>
          <w:sz w:val="18"/>
          <w:szCs w:val="18"/>
        </w:rPr>
        <w:t>主要</w:t>
      </w:r>
      <w:r w:rsidR="002B39D6" w:rsidRPr="002B39D6">
        <w:rPr>
          <w:rFonts w:eastAsia="楷体_GB2312" w:hint="eastAsia"/>
          <w:spacing w:val="2"/>
          <w:sz w:val="18"/>
          <w:szCs w:val="18"/>
        </w:rPr>
        <w:t>研究方向</w:t>
      </w:r>
      <w:r w:rsidR="002B39D6">
        <w:rPr>
          <w:rFonts w:eastAsia="楷体_GB2312" w:hint="eastAsia"/>
          <w:spacing w:val="2"/>
          <w:sz w:val="18"/>
          <w:szCs w:val="18"/>
        </w:rPr>
        <w:t>：</w:t>
      </w:r>
      <w:r>
        <w:rPr>
          <w:rFonts w:eastAsia="楷体_GB2312" w:hint="eastAsia"/>
          <w:spacing w:val="2"/>
          <w:sz w:val="18"/>
          <w:szCs w:val="18"/>
        </w:rPr>
        <w:t>电力系统分析与控制</w:t>
      </w:r>
      <w:r w:rsidR="002B39D6">
        <w:rPr>
          <w:rFonts w:eastAsia="楷体_GB2312" w:hint="eastAsia"/>
          <w:spacing w:val="2"/>
          <w:sz w:val="18"/>
          <w:szCs w:val="18"/>
        </w:rPr>
        <w:t>。</w:t>
      </w:r>
      <w:r w:rsidR="002B39D6" w:rsidRPr="00440710">
        <w:rPr>
          <w:rFonts w:eastAsia="楷体_GB2312"/>
          <w:spacing w:val="2"/>
          <w:sz w:val="18"/>
          <w:szCs w:val="18"/>
        </w:rPr>
        <w:t>E-mail</w:t>
      </w:r>
      <w:r w:rsidR="006A71E0">
        <w:rPr>
          <w:rFonts w:eastAsia="楷体_GB2312" w:hint="eastAsia"/>
          <w:spacing w:val="2"/>
          <w:sz w:val="18"/>
          <w:szCs w:val="18"/>
        </w:rPr>
        <w:t>：</w:t>
      </w:r>
      <w:r w:rsidR="006A71E0">
        <w:rPr>
          <w:rFonts w:eastAsia="楷体_GB2312" w:hint="eastAsia"/>
          <w:spacing w:val="2"/>
          <w:sz w:val="18"/>
          <w:szCs w:val="18"/>
        </w:rPr>
        <w:t>meishengwei</w:t>
      </w:r>
      <w:r w:rsidR="006A71E0" w:rsidRPr="00440710">
        <w:rPr>
          <w:rFonts w:eastAsia="楷体_GB2312"/>
          <w:spacing w:val="2"/>
          <w:sz w:val="18"/>
          <w:szCs w:val="18"/>
        </w:rPr>
        <w:t>@</w:t>
      </w:r>
      <w:r w:rsidR="006A71E0">
        <w:rPr>
          <w:rFonts w:eastAsia="楷体_GB2312"/>
          <w:spacing w:val="2"/>
          <w:sz w:val="18"/>
          <w:szCs w:val="18"/>
        </w:rPr>
        <w:t>ma</w:t>
      </w:r>
      <w:r w:rsidR="006A71E0">
        <w:rPr>
          <w:rFonts w:eastAsia="楷体_GB2312" w:hint="eastAsia"/>
          <w:spacing w:val="2"/>
          <w:sz w:val="18"/>
          <w:szCs w:val="18"/>
        </w:rPr>
        <w:t>il</w:t>
      </w:r>
      <w:r w:rsidR="006A71E0">
        <w:rPr>
          <w:rFonts w:eastAsia="楷体_GB2312"/>
          <w:spacing w:val="2"/>
          <w:sz w:val="18"/>
          <w:szCs w:val="18"/>
        </w:rPr>
        <w:t>.tsinghua.edu.cn</w:t>
      </w:r>
    </w:p>
    <w:p w14:paraId="76D6E57B" w14:textId="77777777" w:rsidR="00211DD9" w:rsidRPr="00440710" w:rsidRDefault="00211DD9" w:rsidP="00211DD9">
      <w:pPr>
        <w:snapToGrid w:val="0"/>
        <w:spacing w:before="480" w:after="160" w:line="320" w:lineRule="exact"/>
        <w:jc w:val="center"/>
        <w:outlineLvl w:val="6"/>
        <w:rPr>
          <w:rFonts w:eastAsia="方正书宋简体"/>
          <w:b/>
          <w:bCs/>
          <w:spacing w:val="2"/>
          <w:szCs w:val="21"/>
        </w:rPr>
      </w:pPr>
      <w:proofErr w:type="spellStart"/>
      <w:r w:rsidRPr="00CB71ED">
        <w:rPr>
          <w:rFonts w:eastAsia="方正书宋简体"/>
          <w:b/>
          <w:bCs/>
          <w:spacing w:val="2"/>
          <w:szCs w:val="21"/>
        </w:rPr>
        <w:t xml:space="preserve">Ultra </w:t>
      </w:r>
      <w:proofErr w:type="gramStart"/>
      <w:r w:rsidRPr="00CB71ED">
        <w:rPr>
          <w:rFonts w:eastAsia="方正书宋简体"/>
          <w:b/>
          <w:bCs/>
          <w:spacing w:val="2"/>
          <w:szCs w:val="21"/>
        </w:rPr>
        <w:t>short</w:t>
      </w:r>
      <w:proofErr w:type="spellEnd"/>
      <w:r w:rsidRPr="00CB71ED">
        <w:rPr>
          <w:rFonts w:eastAsia="方正书宋简体"/>
          <w:b/>
          <w:bCs/>
          <w:spacing w:val="2"/>
          <w:szCs w:val="21"/>
        </w:rPr>
        <w:t xml:space="preserve"> term</w:t>
      </w:r>
      <w:proofErr w:type="gramEnd"/>
      <w:r w:rsidRPr="00CB71ED">
        <w:rPr>
          <w:rFonts w:eastAsia="方正书宋简体"/>
          <w:b/>
          <w:bCs/>
          <w:spacing w:val="2"/>
          <w:szCs w:val="21"/>
        </w:rPr>
        <w:t xml:space="preserve"> photovoltaic power prediction technology based on </w:t>
      </w:r>
      <w:r>
        <w:rPr>
          <w:rFonts w:eastAsia="方正书宋简体"/>
          <w:b/>
          <w:bCs/>
          <w:spacing w:val="2"/>
          <w:szCs w:val="21"/>
        </w:rPr>
        <w:t xml:space="preserve">a </w:t>
      </w:r>
      <w:r w:rsidRPr="00CB71ED">
        <w:rPr>
          <w:rFonts w:eastAsia="方正书宋简体"/>
          <w:b/>
          <w:bCs/>
          <w:spacing w:val="2"/>
          <w:szCs w:val="21"/>
        </w:rPr>
        <w:t>modified clear sky model</w:t>
      </w:r>
    </w:p>
    <w:p w14:paraId="2D2EA6EE" w14:textId="07B55471" w:rsidR="00211DD9" w:rsidRPr="00440710" w:rsidRDefault="000C1435" w:rsidP="00211DD9">
      <w:pPr>
        <w:snapToGrid w:val="0"/>
        <w:spacing w:after="40" w:line="300" w:lineRule="exact"/>
        <w:jc w:val="center"/>
        <w:outlineLvl w:val="7"/>
        <w:rPr>
          <w:rFonts w:ascii="宋体" w:hAnsi="宋体" w:cs="宋体"/>
          <w:iCs/>
          <w:spacing w:val="2"/>
          <w:szCs w:val="21"/>
          <w:vertAlign w:val="superscript"/>
          <w:lang w:val="nl-NL"/>
        </w:rPr>
      </w:pPr>
      <w:r>
        <w:rPr>
          <w:rFonts w:eastAsia="方正书宋简体" w:hint="eastAsia"/>
          <w:iCs/>
          <w:color w:val="000000"/>
          <w:spacing w:val="2"/>
          <w:szCs w:val="21"/>
        </w:rPr>
        <w:t>MA</w:t>
      </w:r>
      <w:r>
        <w:rPr>
          <w:rFonts w:eastAsia="方正书宋简体"/>
          <w:iCs/>
          <w:color w:val="000000"/>
          <w:spacing w:val="2"/>
          <w:szCs w:val="21"/>
        </w:rPr>
        <w:t xml:space="preserve"> </w:t>
      </w:r>
      <w:r>
        <w:rPr>
          <w:rFonts w:eastAsia="方正书宋简体" w:hint="eastAsia"/>
          <w:iCs/>
          <w:color w:val="000000"/>
          <w:spacing w:val="2"/>
          <w:szCs w:val="21"/>
        </w:rPr>
        <w:t>Yuan</w:t>
      </w:r>
      <w:r w:rsidR="00211DD9" w:rsidRPr="00440710">
        <w:rPr>
          <w:rFonts w:ascii="宋体" w:hAnsi="宋体" w:cs="宋体"/>
          <w:iCs/>
          <w:color w:val="000000"/>
          <w:spacing w:val="2"/>
          <w:szCs w:val="21"/>
          <w:vertAlign w:val="superscript"/>
        </w:rPr>
        <w:t>1</w:t>
      </w:r>
      <w:r>
        <w:rPr>
          <w:rFonts w:ascii="宋体" w:hAnsi="宋体" w:cs="宋体"/>
          <w:iCs/>
          <w:color w:val="000000"/>
          <w:spacing w:val="2"/>
          <w:szCs w:val="21"/>
          <w:vertAlign w:val="superscript"/>
        </w:rPr>
        <w:t>,2</w:t>
      </w:r>
      <w:r w:rsidR="00211DD9" w:rsidRPr="00440710">
        <w:rPr>
          <w:rFonts w:eastAsia="方正书宋简体"/>
          <w:iCs/>
          <w:color w:val="000000"/>
          <w:spacing w:val="2"/>
          <w:szCs w:val="21"/>
        </w:rPr>
        <w:t xml:space="preserve">, </w:t>
      </w:r>
      <w:r>
        <w:rPr>
          <w:rFonts w:eastAsia="方正书宋简体" w:hint="eastAsia"/>
          <w:iCs/>
          <w:color w:val="000000"/>
          <w:spacing w:val="2"/>
          <w:szCs w:val="21"/>
        </w:rPr>
        <w:t>ZHANG</w:t>
      </w:r>
      <w:r>
        <w:rPr>
          <w:rFonts w:eastAsia="方正书宋简体"/>
          <w:iCs/>
          <w:color w:val="000000"/>
          <w:spacing w:val="2"/>
          <w:szCs w:val="21"/>
        </w:rPr>
        <w:t xml:space="preserve"> </w:t>
      </w:r>
      <w:r>
        <w:rPr>
          <w:rFonts w:eastAsia="方正书宋简体" w:hint="eastAsia"/>
          <w:iCs/>
          <w:color w:val="000000"/>
          <w:spacing w:val="2"/>
          <w:szCs w:val="21"/>
        </w:rPr>
        <w:t>Xuemin</w:t>
      </w:r>
      <w:r>
        <w:rPr>
          <w:rFonts w:ascii="宋体" w:hAnsi="宋体" w:cs="宋体" w:hint="eastAsia"/>
          <w:iCs/>
          <w:color w:val="000000"/>
          <w:spacing w:val="2"/>
          <w:szCs w:val="21"/>
          <w:vertAlign w:val="superscript"/>
        </w:rPr>
        <w:t>1</w:t>
      </w:r>
      <w:r>
        <w:rPr>
          <w:rFonts w:ascii="宋体" w:hAnsi="宋体" w:cs="宋体"/>
          <w:iCs/>
          <w:color w:val="000000"/>
          <w:spacing w:val="2"/>
          <w:szCs w:val="21"/>
          <w:vertAlign w:val="superscript"/>
        </w:rPr>
        <w:t>,2</w:t>
      </w:r>
      <w:r w:rsidR="00211DD9" w:rsidRPr="00440710">
        <w:rPr>
          <w:rFonts w:eastAsia="方正书宋简体"/>
          <w:iCs/>
          <w:color w:val="000000"/>
          <w:spacing w:val="2"/>
          <w:szCs w:val="21"/>
        </w:rPr>
        <w:t xml:space="preserve">, </w:t>
      </w:r>
      <w:r>
        <w:rPr>
          <w:rFonts w:eastAsia="方正书宋简体"/>
          <w:iCs/>
          <w:color w:val="000000"/>
          <w:spacing w:val="2"/>
          <w:szCs w:val="21"/>
        </w:rPr>
        <w:t>ZHEN Zhao</w:t>
      </w:r>
      <w:r>
        <w:rPr>
          <w:rFonts w:ascii="宋体" w:hAnsi="宋体" w:cs="宋体"/>
          <w:iCs/>
          <w:color w:val="000000"/>
          <w:spacing w:val="2"/>
          <w:szCs w:val="21"/>
          <w:vertAlign w:val="superscript"/>
        </w:rPr>
        <w:t>1,2</w:t>
      </w:r>
      <w:r w:rsidRPr="00440710">
        <w:rPr>
          <w:rFonts w:eastAsia="方正书宋简体"/>
          <w:iCs/>
          <w:color w:val="000000"/>
          <w:spacing w:val="2"/>
          <w:szCs w:val="21"/>
        </w:rPr>
        <w:t xml:space="preserve">, </w:t>
      </w:r>
      <w:r>
        <w:rPr>
          <w:rFonts w:eastAsia="方正书宋简体"/>
          <w:iCs/>
          <w:color w:val="000000"/>
          <w:spacing w:val="2"/>
          <w:szCs w:val="21"/>
        </w:rPr>
        <w:t>MEI Shengwei</w:t>
      </w:r>
      <w:r>
        <w:rPr>
          <w:rFonts w:ascii="宋体" w:hAnsi="宋体" w:cs="宋体"/>
          <w:iCs/>
          <w:color w:val="000000"/>
          <w:spacing w:val="2"/>
          <w:szCs w:val="21"/>
          <w:vertAlign w:val="superscript"/>
        </w:rPr>
        <w:t>1,2</w:t>
      </w:r>
    </w:p>
    <w:p w14:paraId="2FC61C4D" w14:textId="52751897" w:rsidR="000C1435" w:rsidRPr="009D4E19" w:rsidRDefault="000C1435" w:rsidP="00594745">
      <w:pPr>
        <w:snapToGrid w:val="0"/>
        <w:spacing w:line="300" w:lineRule="auto"/>
        <w:ind w:firstLine="420"/>
        <w:jc w:val="center"/>
        <w:rPr>
          <w:rFonts w:eastAsia="方正书宋简体"/>
          <w:iCs/>
          <w:spacing w:val="2"/>
          <w:szCs w:val="21"/>
        </w:rPr>
      </w:pPr>
      <w:r w:rsidRPr="00594745">
        <w:rPr>
          <w:rFonts w:eastAsia="方正书宋简体"/>
          <w:iCs/>
          <w:spacing w:val="2"/>
          <w:szCs w:val="21"/>
        </w:rPr>
        <w:t>(1</w:t>
      </w:r>
      <w:r>
        <w:rPr>
          <w:rFonts w:eastAsia="方正书宋简体"/>
          <w:iCs/>
          <w:spacing w:val="2"/>
          <w:szCs w:val="21"/>
        </w:rPr>
        <w:t xml:space="preserve">. </w:t>
      </w:r>
      <w:r w:rsidRPr="009D4E19">
        <w:rPr>
          <w:rFonts w:eastAsia="方正书宋简体"/>
          <w:iCs/>
          <w:spacing w:val="2"/>
          <w:szCs w:val="21"/>
        </w:rPr>
        <w:t>Department of Electrical Engineering, Tsinghua University, Beijing 100084, China;</w:t>
      </w:r>
    </w:p>
    <w:p w14:paraId="2B6778F9" w14:textId="713D32C4" w:rsidR="000C1435" w:rsidRDefault="00211DD9" w:rsidP="000C1435">
      <w:pPr>
        <w:ind w:firstLine="420"/>
        <w:jc w:val="center"/>
      </w:pPr>
      <w:r w:rsidRPr="00594745">
        <w:t>2.</w:t>
      </w:r>
      <w:r w:rsidR="000C1435">
        <w:t xml:space="preserve">States Key Laboratory of control and simulation of Power System and Generation </w:t>
      </w:r>
      <w:proofErr w:type="spellStart"/>
      <w:r w:rsidR="000C1435">
        <w:t>Equipments</w:t>
      </w:r>
      <w:proofErr w:type="spellEnd"/>
      <w:r w:rsidR="000C1435">
        <w:t xml:space="preserve">, </w:t>
      </w:r>
    </w:p>
    <w:p w14:paraId="72B56EB2" w14:textId="06D79148" w:rsidR="00211DD9" w:rsidRPr="00440710" w:rsidRDefault="000C1435" w:rsidP="009D4E19">
      <w:pPr>
        <w:ind w:firstLine="420"/>
        <w:jc w:val="center"/>
        <w:rPr>
          <w:rFonts w:ascii="宋体" w:hAnsi="宋体" w:cs="宋体"/>
          <w:iCs/>
          <w:spacing w:val="2"/>
          <w:szCs w:val="21"/>
        </w:rPr>
      </w:pPr>
      <w:r>
        <w:t xml:space="preserve">Tsinghua </w:t>
      </w:r>
      <w:proofErr w:type="spellStart"/>
      <w:r>
        <w:t>Unniversity</w:t>
      </w:r>
      <w:proofErr w:type="spellEnd"/>
      <w:r>
        <w:t>, Beijing 100084, China</w:t>
      </w:r>
      <w:r w:rsidR="00211DD9" w:rsidRPr="00440710">
        <w:rPr>
          <w:iCs/>
          <w:spacing w:val="2"/>
          <w:szCs w:val="21"/>
        </w:rPr>
        <w:t>)</w:t>
      </w:r>
    </w:p>
    <w:p w14:paraId="4072F0EB" w14:textId="6333B7A3" w:rsidR="00DC59DE" w:rsidRPr="00440710" w:rsidRDefault="00211DD9" w:rsidP="00211DD9">
      <w:pPr>
        <w:snapToGrid w:val="0"/>
        <w:spacing w:before="120" w:line="290" w:lineRule="exact"/>
        <w:rPr>
          <w:rFonts w:eastAsia="方正书宋简体" w:cs="宋体"/>
          <w:spacing w:val="2"/>
          <w:szCs w:val="21"/>
        </w:rPr>
      </w:pPr>
      <w:r w:rsidRPr="00440710">
        <w:rPr>
          <w:rFonts w:eastAsia="方正书宋简体" w:cs="宋体"/>
          <w:b/>
          <w:bCs/>
          <w:spacing w:val="2"/>
          <w:szCs w:val="21"/>
        </w:rPr>
        <w:t>Abstract:</w:t>
      </w:r>
      <w:bookmarkStart w:id="111" w:name="OLE_LINK31"/>
      <w:r w:rsidRPr="00440710">
        <w:rPr>
          <w:rFonts w:eastAsia="方正书宋简体" w:cs="宋体"/>
          <w:b/>
          <w:bCs/>
          <w:spacing w:val="2"/>
          <w:szCs w:val="21"/>
        </w:rPr>
        <w:t xml:space="preserve"> </w:t>
      </w:r>
      <w:bookmarkEnd w:id="111"/>
      <w:r w:rsidR="00DC59DE" w:rsidRPr="00DC59DE">
        <w:rPr>
          <w:rFonts w:eastAsia="方正书宋简体" w:cs="宋体"/>
          <w:spacing w:val="2"/>
          <w:szCs w:val="21"/>
        </w:rPr>
        <w:t xml:space="preserve">This paper aims to improve the accuracy of </w:t>
      </w:r>
      <w:proofErr w:type="spellStart"/>
      <w:r w:rsidR="00DC59DE" w:rsidRPr="00DC59DE">
        <w:rPr>
          <w:rFonts w:eastAsia="方正书宋简体" w:cs="宋体"/>
          <w:spacing w:val="2"/>
          <w:szCs w:val="21"/>
        </w:rPr>
        <w:t xml:space="preserve">ultra </w:t>
      </w:r>
      <w:proofErr w:type="gramStart"/>
      <w:r w:rsidR="00DC59DE" w:rsidRPr="00DC59DE">
        <w:rPr>
          <w:rFonts w:eastAsia="方正书宋简体" w:cs="宋体"/>
          <w:spacing w:val="2"/>
          <w:szCs w:val="21"/>
        </w:rPr>
        <w:t>short</w:t>
      </w:r>
      <w:proofErr w:type="spellEnd"/>
      <w:r w:rsidR="00DC59DE" w:rsidRPr="00DC59DE">
        <w:rPr>
          <w:rFonts w:eastAsia="方正书宋简体" w:cs="宋体"/>
          <w:spacing w:val="2"/>
          <w:szCs w:val="21"/>
        </w:rPr>
        <w:t xml:space="preserve"> term</w:t>
      </w:r>
      <w:proofErr w:type="gramEnd"/>
      <w:r w:rsidR="00DC59DE" w:rsidRPr="00DC59DE">
        <w:rPr>
          <w:rFonts w:eastAsia="方正书宋简体" w:cs="宋体"/>
          <w:spacing w:val="2"/>
          <w:szCs w:val="21"/>
        </w:rPr>
        <w:t xml:space="preserve"> prediction of photovoltaic power under the conditions of clear sky and small fluctuation. The PV output has periodic characteristics because of the daily and annual periodicity of solar radiation, but the detailed parameters of the power station and local weather change over time are difficult to obtain. To this end, this paper proposes a modified clear sky power calculation model that relies only on a small number of parameters. On this basis, a prediction algorithm updating parameters online is constructed to predict the power output of a photovoltaic power plant in the next four hours under the small fluctuation weather. The test was performed using data from a power station in Jilin Province. The results show that the power curve obtained by the proposed model can accurately fit the power station output under the small fluctuation weather, and the photovoltaic prediction results based on the prediction algorithm updating parameters online can reduce the prediction error over the 4-hour horizon under small fluctuation weather to about 3%,  which makes up for the deficiency of the adjacent sunny method in some scenarios with an error of more than 5%. This method not only improves the accuracy of </w:t>
      </w:r>
      <w:proofErr w:type="spellStart"/>
      <w:r w:rsidR="00DC59DE" w:rsidRPr="00DC59DE">
        <w:rPr>
          <w:rFonts w:eastAsia="方正书宋简体" w:cs="宋体"/>
          <w:spacing w:val="2"/>
          <w:szCs w:val="21"/>
        </w:rPr>
        <w:t xml:space="preserve">ultra </w:t>
      </w:r>
      <w:proofErr w:type="gramStart"/>
      <w:r w:rsidR="00DC59DE" w:rsidRPr="00DC59DE">
        <w:rPr>
          <w:rFonts w:eastAsia="方正书宋简体" w:cs="宋体"/>
          <w:spacing w:val="2"/>
          <w:szCs w:val="21"/>
        </w:rPr>
        <w:t>short</w:t>
      </w:r>
      <w:proofErr w:type="spellEnd"/>
      <w:r w:rsidR="00DC59DE" w:rsidRPr="00DC59DE">
        <w:rPr>
          <w:rFonts w:eastAsia="方正书宋简体" w:cs="宋体"/>
          <w:spacing w:val="2"/>
          <w:szCs w:val="21"/>
        </w:rPr>
        <w:t xml:space="preserve"> term</w:t>
      </w:r>
      <w:proofErr w:type="gramEnd"/>
      <w:r w:rsidR="00DC59DE" w:rsidRPr="00DC59DE">
        <w:rPr>
          <w:rFonts w:eastAsia="方正书宋简体" w:cs="宋体"/>
          <w:spacing w:val="2"/>
          <w:szCs w:val="21"/>
        </w:rPr>
        <w:t xml:space="preserve"> prediction of photovoltaic power under small fluctuation weather but also provides a more accurate stabilization benchmark for complex weather conditions.</w:t>
      </w:r>
    </w:p>
    <w:p w14:paraId="6DF490FC" w14:textId="5218CF2A" w:rsidR="00211DD9" w:rsidRPr="009D4E19" w:rsidRDefault="00211DD9" w:rsidP="009D4E19">
      <w:pPr>
        <w:spacing w:before="120" w:line="290" w:lineRule="exact"/>
        <w:ind w:firstLineChars="100" w:firstLine="214"/>
        <w:rPr>
          <w:rFonts w:eastAsia="方正书宋简体" w:cs="宋体"/>
          <w:spacing w:val="2"/>
          <w:szCs w:val="21"/>
        </w:rPr>
      </w:pPr>
      <w:r w:rsidRPr="00440710">
        <w:rPr>
          <w:rFonts w:eastAsia="方正书宋简体" w:cs="宋体"/>
          <w:spacing w:val="2"/>
          <w:szCs w:val="21"/>
        </w:rPr>
        <w:t>This work is supported by</w:t>
      </w:r>
      <w:r w:rsidR="00A14638" w:rsidRPr="00A14638">
        <w:rPr>
          <w:rFonts w:eastAsia="方正书宋简体" w:cs="宋体"/>
          <w:spacing w:val="2"/>
          <w:szCs w:val="21"/>
        </w:rPr>
        <w:t xml:space="preserve"> National Key R&amp;D Program of China (Technology and application of wind power /photovoltaic power prediction for promoting renewable energy consumption, 2018YFB0904200) and eponymous Complement S&amp;T Program of State Grid Corporation of China (SGLNDKOOKJJS1800266)</w:t>
      </w:r>
      <w:r w:rsidR="00A14638" w:rsidRPr="00A14638">
        <w:rPr>
          <w:rFonts w:eastAsia="方正书宋简体" w:cs="宋体" w:hint="eastAsia"/>
          <w:spacing w:val="2"/>
          <w:szCs w:val="21"/>
        </w:rPr>
        <w:t>.</w:t>
      </w:r>
      <w:r w:rsidR="00A14638">
        <w:rPr>
          <w:rFonts w:eastAsia="方正书宋简体" w:cs="宋体"/>
          <w:spacing w:val="2"/>
          <w:szCs w:val="21"/>
        </w:rPr>
        <w:t>.</w:t>
      </w:r>
      <w:r w:rsidRPr="00440710">
        <w:rPr>
          <w:rFonts w:eastAsia="方正书宋简体" w:cs="宋体"/>
          <w:spacing w:val="2"/>
          <w:szCs w:val="21"/>
        </w:rPr>
        <w:br/>
      </w:r>
      <w:r w:rsidRPr="0028147B">
        <w:rPr>
          <w:rFonts w:eastAsia="方正书宋简体" w:cs="宋体"/>
          <w:b/>
          <w:bCs/>
          <w:spacing w:val="2"/>
          <w:szCs w:val="21"/>
        </w:rPr>
        <w:t>Key words:</w:t>
      </w:r>
      <w:r w:rsidRPr="0028147B">
        <w:rPr>
          <w:rFonts w:eastAsia="方正书宋简体" w:cs="宋体"/>
          <w:spacing w:val="2"/>
          <w:szCs w:val="21"/>
        </w:rPr>
        <w:t xml:space="preserve"> clear sky model; stabilization; photovoltaic power generation; </w:t>
      </w:r>
      <w:proofErr w:type="spellStart"/>
      <w:r w:rsidRPr="0028147B">
        <w:rPr>
          <w:rFonts w:eastAsia="方正书宋简体" w:cs="宋体"/>
          <w:spacing w:val="2"/>
          <w:szCs w:val="21"/>
        </w:rPr>
        <w:t>ultra short</w:t>
      </w:r>
      <w:proofErr w:type="spellEnd"/>
      <w:r w:rsidRPr="0028147B">
        <w:rPr>
          <w:rFonts w:eastAsia="方正书宋简体" w:cs="宋体"/>
          <w:spacing w:val="2"/>
          <w:szCs w:val="21"/>
        </w:rPr>
        <w:t xml:space="preserve"> term forecast</w:t>
      </w:r>
    </w:p>
    <w:p w14:paraId="5A6AF69A" w14:textId="77777777" w:rsidR="00211DD9" w:rsidRPr="008E4413" w:rsidRDefault="00211DD9" w:rsidP="00211DD9">
      <w:pPr>
        <w:snapToGrid w:val="0"/>
        <w:spacing w:line="247" w:lineRule="auto"/>
        <w:jc w:val="center"/>
        <w:rPr>
          <w:rFonts w:eastAsia="方正书宋简体"/>
          <w:b/>
          <w:bCs/>
          <w:spacing w:val="2"/>
          <w:sz w:val="18"/>
          <w:szCs w:val="20"/>
        </w:rPr>
      </w:pPr>
    </w:p>
    <w:p w14:paraId="548350E1" w14:textId="77777777" w:rsidR="00E24F5C" w:rsidRPr="00211DD9" w:rsidRDefault="00E24F5C"/>
    <w:sectPr w:rsidR="00E24F5C" w:rsidRPr="00211DD9" w:rsidSect="000557CB">
      <w:type w:val="continuous"/>
      <w:pgSz w:w="11907" w:h="16216" w:code="7"/>
      <w:pgMar w:top="1588" w:right="1134" w:bottom="1134" w:left="1134" w:header="454" w:footer="79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D45F84" w14:textId="77777777" w:rsidR="00242C87" w:rsidRDefault="00242C87" w:rsidP="00211DD9">
      <w:r>
        <w:separator/>
      </w:r>
    </w:p>
  </w:endnote>
  <w:endnote w:type="continuationSeparator" w:id="0">
    <w:p w14:paraId="6066DB22" w14:textId="77777777" w:rsidR="00242C87" w:rsidRDefault="00242C87" w:rsidP="00211D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方正书宋简体">
    <w:altName w:val="微软雅黑"/>
    <w:charset w:val="86"/>
    <w:family w:val="script"/>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仿宋简体">
    <w:altName w:val="微软雅黑"/>
    <w:charset w:val="86"/>
    <w:family w:val="script"/>
    <w:pitch w:val="fixed"/>
    <w:sig w:usb0="00000000" w:usb1="080E0000" w:usb2="00000010" w:usb3="00000000" w:csb0="00040000"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982EC8" w14:textId="77777777" w:rsidR="00242C87" w:rsidRDefault="00242C87" w:rsidP="000557CB">
    <w:pPr>
      <w:pStyle w:val="a5"/>
      <w:spacing w:beforeLines="50" w:before="120"/>
      <w:ind w:right="357"/>
      <w:rPr>
        <w:szCs w:val="19"/>
      </w:rPr>
    </w:pPr>
    <w:r>
      <w:rPr>
        <w:rStyle w:val="a7"/>
        <w:rFonts w:hint="eastAsia"/>
      </w:rPr>
      <w:t>—</w:t>
    </w:r>
    <w:r>
      <w:rPr>
        <w:rStyle w:val="a7"/>
        <w:rFonts w:hint="eastAsia"/>
      </w:rPr>
      <w:t xml:space="preserve"> </w:t>
    </w:r>
    <w:r>
      <w:rPr>
        <w:rStyle w:val="a7"/>
      </w:rPr>
      <w:fldChar w:fldCharType="begin"/>
    </w:r>
    <w:r>
      <w:rPr>
        <w:rStyle w:val="a7"/>
      </w:rPr>
      <w:instrText xml:space="preserve">PAGE  </w:instrText>
    </w:r>
    <w:r>
      <w:rPr>
        <w:rStyle w:val="a7"/>
      </w:rPr>
      <w:fldChar w:fldCharType="separate"/>
    </w:r>
    <w:r>
      <w:rPr>
        <w:rStyle w:val="a7"/>
        <w:noProof/>
      </w:rPr>
      <w:t>6</w:t>
    </w:r>
    <w:r>
      <w:rPr>
        <w:rStyle w:val="a7"/>
      </w:rPr>
      <w:fldChar w:fldCharType="end"/>
    </w:r>
    <w:r>
      <w:rPr>
        <w:rStyle w:val="a7"/>
        <w:rFonts w:hint="eastAsia"/>
      </w:rPr>
      <w:t xml:space="preserve"> </w:t>
    </w:r>
    <w:r>
      <w:rPr>
        <w:rStyle w:val="a7"/>
        <w:rFonts w:hint="eastAsia"/>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0FE487" w14:textId="77777777" w:rsidR="00242C87" w:rsidRDefault="00242C87" w:rsidP="000557CB">
    <w:pPr>
      <w:pStyle w:val="a5"/>
      <w:spacing w:beforeLines="50" w:before="120"/>
      <w:jc w:val="right"/>
    </w:pPr>
    <w:r>
      <w:rPr>
        <w:rStyle w:val="a7"/>
        <w:rFonts w:hint="eastAsia"/>
      </w:rPr>
      <w:t>—</w:t>
    </w:r>
    <w:r>
      <w:rPr>
        <w:rStyle w:val="a7"/>
        <w:rFonts w:hint="eastAsia"/>
      </w:rPr>
      <w:t xml:space="preserve"> </w:t>
    </w:r>
    <w:r>
      <w:rPr>
        <w:rStyle w:val="a7"/>
      </w:rPr>
      <w:fldChar w:fldCharType="begin"/>
    </w:r>
    <w:r>
      <w:rPr>
        <w:rStyle w:val="a7"/>
      </w:rPr>
      <w:instrText xml:space="preserve">PAGE  </w:instrText>
    </w:r>
    <w:r>
      <w:rPr>
        <w:rStyle w:val="a7"/>
      </w:rPr>
      <w:fldChar w:fldCharType="separate"/>
    </w:r>
    <w:r>
      <w:rPr>
        <w:rStyle w:val="a7"/>
        <w:noProof/>
      </w:rPr>
      <w:t>5</w:t>
    </w:r>
    <w:r>
      <w:rPr>
        <w:rStyle w:val="a7"/>
      </w:rPr>
      <w:fldChar w:fldCharType="end"/>
    </w:r>
    <w:r>
      <w:rPr>
        <w:rStyle w:val="a7"/>
        <w:rFonts w:hint="eastAsia"/>
      </w:rPr>
      <w:t xml:space="preserve"> </w:t>
    </w:r>
    <w:r>
      <w:rPr>
        <w:rStyle w:val="a7"/>
        <w:rFonts w:hint="eastAsia"/>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1546F" w14:textId="77777777" w:rsidR="00242C87" w:rsidRDefault="00242C87" w:rsidP="000557CB">
    <w:pPr>
      <w:spacing w:beforeLines="50" w:before="120" w:line="247" w:lineRule="auto"/>
      <w:jc w:val="right"/>
      <w:rPr>
        <w:rFonts w:eastAsia="楷体_GB2312"/>
        <w:sz w:val="16"/>
        <w:szCs w:val="16"/>
      </w:rPr>
    </w:pPr>
    <w:r>
      <w:rPr>
        <w:rStyle w:val="a7"/>
        <w:rFonts w:hint="eastAsia"/>
      </w:rPr>
      <w:t>—</w:t>
    </w:r>
    <w:r>
      <w:rPr>
        <w:rStyle w:val="a7"/>
        <w:rFonts w:hint="eastAsia"/>
      </w:rPr>
      <w:t xml:space="preserve"> </w:t>
    </w: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r>
      <w:rPr>
        <w:rStyle w:val="a7"/>
        <w:rFonts w:hint="eastAsia"/>
      </w:rPr>
      <w:t xml:space="preserve"> </w:t>
    </w:r>
    <w:r>
      <w:rPr>
        <w:rStyle w:val="a7"/>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055A74" w14:textId="77777777" w:rsidR="00242C87" w:rsidRDefault="00242C87" w:rsidP="00211DD9">
      <w:r>
        <w:separator/>
      </w:r>
    </w:p>
  </w:footnote>
  <w:footnote w:type="continuationSeparator" w:id="0">
    <w:p w14:paraId="175F6CD8" w14:textId="77777777" w:rsidR="00242C87" w:rsidRDefault="00242C87" w:rsidP="00211DD9">
      <w:r>
        <w:continuationSeparator/>
      </w:r>
    </w:p>
  </w:footnote>
  <w:footnote w:id="1">
    <w:p w14:paraId="4FCC154C" w14:textId="77777777" w:rsidR="00242C87" w:rsidRPr="008448C1" w:rsidRDefault="00242C87" w:rsidP="00211DD9">
      <w:pPr>
        <w:spacing w:line="247" w:lineRule="auto"/>
        <w:rPr>
          <w:rFonts w:eastAsia="楷体_GB2312"/>
          <w:sz w:val="18"/>
          <w:szCs w:val="16"/>
        </w:rPr>
      </w:pPr>
      <w:r w:rsidRPr="00440710">
        <w:rPr>
          <w:rFonts w:eastAsia="楷体_GB2312" w:hint="eastAsia"/>
          <w:sz w:val="18"/>
          <w:szCs w:val="16"/>
        </w:rPr>
        <w:t>收稿日期</w:t>
      </w:r>
      <w:r w:rsidRPr="008448C1">
        <w:rPr>
          <w:rFonts w:eastAsia="楷体_GB2312"/>
          <w:spacing w:val="-20"/>
          <w:sz w:val="18"/>
          <w:szCs w:val="16"/>
        </w:rPr>
        <w:t>：</w:t>
      </w:r>
      <w:r w:rsidRPr="008448C1">
        <w:rPr>
          <w:rFonts w:eastAsia="楷体_GB2312"/>
          <w:spacing w:val="-20"/>
          <w:sz w:val="18"/>
          <w:szCs w:val="16"/>
        </w:rPr>
        <w:t xml:space="preserve"> </w:t>
      </w:r>
      <w:r w:rsidRPr="008448C1">
        <w:rPr>
          <w:rFonts w:eastAsia="楷体_GB2312"/>
          <w:sz w:val="18"/>
          <w:szCs w:val="16"/>
        </w:rPr>
        <w:t>yyyy-mm-dd</w:t>
      </w:r>
      <w:r w:rsidRPr="008448C1">
        <w:rPr>
          <w:rFonts w:eastAsia="楷体_GB2312"/>
          <w:sz w:val="18"/>
          <w:szCs w:val="16"/>
        </w:rPr>
        <w:t>；修回日期：</w:t>
      </w:r>
      <w:r w:rsidRPr="008448C1">
        <w:rPr>
          <w:rFonts w:eastAsia="楷体_GB2312"/>
          <w:sz w:val="18"/>
          <w:szCs w:val="16"/>
        </w:rPr>
        <w:t>yyyy-mm-dd</w:t>
      </w:r>
      <w:r w:rsidRPr="008448C1">
        <w:rPr>
          <w:rFonts w:eastAsia="楷体_GB2312"/>
          <w:sz w:val="18"/>
          <w:szCs w:val="16"/>
        </w:rPr>
        <w:t>。</w:t>
      </w:r>
    </w:p>
    <w:p w14:paraId="6B9A6923" w14:textId="2600FE40" w:rsidR="00242C87" w:rsidRDefault="00242C87" w:rsidP="008D32DD">
      <w:pPr>
        <w:spacing w:line="247" w:lineRule="auto"/>
        <w:rPr>
          <w:rFonts w:eastAsia="楷体_GB2312"/>
          <w:spacing w:val="-4"/>
          <w:sz w:val="18"/>
          <w:szCs w:val="16"/>
        </w:rPr>
      </w:pPr>
      <w:r w:rsidRPr="008D32DD">
        <w:rPr>
          <w:rFonts w:eastAsia="楷体_GB2312" w:hint="eastAsia"/>
          <w:spacing w:val="-4"/>
          <w:sz w:val="18"/>
          <w:szCs w:val="16"/>
        </w:rPr>
        <w:t>国家重点研发计划项目‘促进可再生能源消纳的风电</w:t>
      </w:r>
      <w:r w:rsidRPr="008D32DD">
        <w:rPr>
          <w:rFonts w:eastAsia="楷体_GB2312" w:hint="eastAsia"/>
          <w:spacing w:val="-4"/>
          <w:sz w:val="18"/>
          <w:szCs w:val="16"/>
        </w:rPr>
        <w:t>/</w:t>
      </w:r>
      <w:r w:rsidRPr="008D32DD">
        <w:rPr>
          <w:rFonts w:eastAsia="楷体_GB2312" w:hint="eastAsia"/>
          <w:spacing w:val="-4"/>
          <w:sz w:val="18"/>
          <w:szCs w:val="16"/>
        </w:rPr>
        <w:t>光伏发电</w:t>
      </w:r>
    </w:p>
    <w:p w14:paraId="0F26A170" w14:textId="461581FC" w:rsidR="00242C87" w:rsidRDefault="00242C87" w:rsidP="008D32DD">
      <w:pPr>
        <w:spacing w:line="247" w:lineRule="auto"/>
        <w:rPr>
          <w:rFonts w:eastAsia="楷体_GB2312"/>
          <w:spacing w:val="-4"/>
          <w:sz w:val="18"/>
          <w:szCs w:val="16"/>
        </w:rPr>
      </w:pPr>
      <w:r w:rsidRPr="008D32DD">
        <w:rPr>
          <w:rFonts w:eastAsia="楷体_GB2312" w:hint="eastAsia"/>
          <w:spacing w:val="-4"/>
          <w:sz w:val="18"/>
          <w:szCs w:val="16"/>
        </w:rPr>
        <w:t>功率预测技术及应用（</w:t>
      </w:r>
      <w:r w:rsidRPr="008D32DD">
        <w:rPr>
          <w:rFonts w:eastAsia="楷体_GB2312" w:hint="eastAsia"/>
          <w:spacing w:val="-4"/>
          <w:sz w:val="18"/>
          <w:szCs w:val="16"/>
        </w:rPr>
        <w:t>2018YFB0904200</w:t>
      </w:r>
      <w:r w:rsidRPr="008D32DD">
        <w:rPr>
          <w:rFonts w:eastAsia="楷体_GB2312" w:hint="eastAsia"/>
          <w:spacing w:val="-4"/>
          <w:sz w:val="18"/>
          <w:szCs w:val="16"/>
        </w:rPr>
        <w:t>）’及国家电网有限公司配套科技项目（同名，</w:t>
      </w:r>
      <w:r w:rsidRPr="008D32DD">
        <w:rPr>
          <w:rFonts w:eastAsia="楷体_GB2312" w:hint="eastAsia"/>
          <w:spacing w:val="-4"/>
          <w:sz w:val="18"/>
          <w:szCs w:val="16"/>
        </w:rPr>
        <w:t>SGLNDKOOKJJS1800266</w:t>
      </w:r>
      <w:r w:rsidRPr="008D32DD">
        <w:rPr>
          <w:rFonts w:eastAsia="楷体_GB2312" w:hint="eastAsia"/>
          <w:spacing w:val="-4"/>
          <w:sz w:val="18"/>
          <w:szCs w:val="16"/>
        </w:rPr>
        <w:t>）资助</w:t>
      </w:r>
      <w:r>
        <w:rPr>
          <w:rFonts w:eastAsia="楷体_GB2312" w:hint="eastAsia"/>
          <w:spacing w:val="-4"/>
          <w:sz w:val="18"/>
          <w:szCs w:val="16"/>
        </w:rPr>
        <w:t>。</w:t>
      </w:r>
    </w:p>
    <w:p w14:paraId="2D66E7D6" w14:textId="5FD8D156" w:rsidR="00242C87" w:rsidRDefault="00242C87" w:rsidP="008D32DD">
      <w:pPr>
        <w:spacing w:line="247" w:lineRule="auto"/>
        <w:rPr>
          <w:rFonts w:eastAsia="楷体_GB2312"/>
          <w:spacing w:val="-4"/>
          <w:sz w:val="18"/>
          <w:szCs w:val="16"/>
        </w:rPr>
      </w:pPr>
    </w:p>
    <w:p w14:paraId="1BE3ACDB" w14:textId="77777777" w:rsidR="00242C87" w:rsidRPr="008D32DD" w:rsidRDefault="00242C87" w:rsidP="008D32DD">
      <w:pPr>
        <w:spacing w:line="247" w:lineRule="auto"/>
        <w:rPr>
          <w:rFonts w:eastAsia="楷体_GB2312"/>
          <w:spacing w:val="-4"/>
          <w:sz w:val="18"/>
          <w:szCs w:val="16"/>
        </w:rPr>
      </w:pPr>
    </w:p>
    <w:p w14:paraId="0C9A7237" w14:textId="38FFBD7F" w:rsidR="00242C87" w:rsidRPr="00605881" w:rsidRDefault="00242C87" w:rsidP="009D4E19">
      <w:pPr>
        <w:spacing w:line="247" w:lineRule="auto"/>
        <w:rPr>
          <w:spacing w:val="-4"/>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694A0" w14:textId="77777777" w:rsidR="00242C87" w:rsidRDefault="00242C87" w:rsidP="000557CB">
    <w:pPr>
      <w:pStyle w:val="a3"/>
      <w:pBdr>
        <w:bottom w:val="single" w:sz="4" w:space="1" w:color="BFBFBF" w:themeColor="background1" w:themeShade="BF"/>
      </w:pBdr>
      <w:tabs>
        <w:tab w:val="clear" w:pos="4153"/>
        <w:tab w:val="clear" w:pos="8306"/>
        <w:tab w:val="center" w:pos="4728"/>
        <w:tab w:val="right" w:pos="9120"/>
      </w:tabs>
      <w:spacing w:before="500" w:after="240" w:line="288" w:lineRule="auto"/>
      <w:ind w:firstLine="227"/>
      <w:jc w:val="right"/>
      <w:rPr>
        <w:lang w:val="en-GB"/>
      </w:rPr>
    </w:pPr>
    <w:r>
      <w:rPr>
        <w:rStyle w:val="a7"/>
        <w:rFonts w:hint="eastAsia"/>
      </w:rPr>
      <w:t>作者一，等</w:t>
    </w:r>
    <w:r>
      <w:rPr>
        <w:rStyle w:val="a7"/>
        <w:rFonts w:hint="eastAsia"/>
      </w:rPr>
      <w:t xml:space="preserve">  </w:t>
    </w:r>
    <w:r>
      <w:rPr>
        <w:rStyle w:val="a7"/>
        <w:rFonts w:hint="eastAsia"/>
      </w:rPr>
      <w:t>文章题目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A5741" w14:textId="77777777" w:rsidR="00242C87" w:rsidRDefault="00242C87" w:rsidP="000557CB">
    <w:pPr>
      <w:pStyle w:val="a3"/>
      <w:jc w:val="both"/>
      <w:rPr>
        <w:rFonts w:ascii="宋体" w:hAnsi="宋体" w:cs="宋体"/>
      </w:rPr>
    </w:pPr>
  </w:p>
  <w:p w14:paraId="0E124C9B" w14:textId="77777777" w:rsidR="00242C87" w:rsidRDefault="00242C87" w:rsidP="000557CB">
    <w:pPr>
      <w:pStyle w:val="a3"/>
      <w:jc w:val="both"/>
      <w:rPr>
        <w:rFonts w:ascii="宋体" w:hAnsi="宋体" w:cs="宋体"/>
      </w:rPr>
    </w:pPr>
  </w:p>
  <w:p w14:paraId="6F1190AD" w14:textId="77777777" w:rsidR="00242C87" w:rsidRPr="00440710" w:rsidRDefault="00242C87" w:rsidP="000557CB">
    <w:pPr>
      <w:pStyle w:val="a3"/>
      <w:tabs>
        <w:tab w:val="clear" w:pos="4153"/>
        <w:tab w:val="clear" w:pos="8306"/>
        <w:tab w:val="center" w:pos="4678"/>
        <w:tab w:val="left" w:pos="7434"/>
        <w:tab w:val="right" w:pos="9639"/>
      </w:tabs>
      <w:jc w:val="both"/>
      <w:rPr>
        <w:sz w:val="15"/>
      </w:rPr>
    </w:pPr>
    <w:r w:rsidRPr="00440710">
      <w:rPr>
        <w:noProof/>
        <w:sz w:val="15"/>
      </w:rPr>
      <w:drawing>
        <wp:anchor distT="0" distB="0" distL="114300" distR="114300" simplePos="0" relativeHeight="251659264" behindDoc="0" locked="0" layoutInCell="1" allowOverlap="1" wp14:anchorId="7A6B3B32" wp14:editId="7ECADBAE">
          <wp:simplePos x="0" y="0"/>
          <wp:positionH relativeFrom="column">
            <wp:posOffset>2291715</wp:posOffset>
          </wp:positionH>
          <wp:positionV relativeFrom="paragraph">
            <wp:posOffset>954405</wp:posOffset>
          </wp:positionV>
          <wp:extent cx="1378585" cy="291465"/>
          <wp:effectExtent l="0" t="0" r="0" b="0"/>
          <wp:wrapNone/>
          <wp:docPr id="1" name="图片 1" descr="C:\Documents and Settings\Administrator\桌面\眉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dministrator\桌面\眉3.t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8585" cy="291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0710">
      <w:rPr>
        <w:rFonts w:hint="eastAsia"/>
        <w:sz w:val="15"/>
      </w:rPr>
      <w:t>第</w:t>
    </w:r>
    <w:r w:rsidRPr="00440710">
      <w:rPr>
        <w:sz w:val="15"/>
      </w:rPr>
      <w:t xml:space="preserve"> ** </w:t>
    </w:r>
    <w:r w:rsidRPr="00440710">
      <w:rPr>
        <w:rFonts w:hint="eastAsia"/>
        <w:sz w:val="15"/>
      </w:rPr>
      <w:t>卷</w:t>
    </w:r>
    <w:r w:rsidRPr="00440710">
      <w:rPr>
        <w:sz w:val="15"/>
      </w:rPr>
      <w:t xml:space="preserve">  </w:t>
    </w:r>
    <w:r w:rsidRPr="00440710">
      <w:rPr>
        <w:rFonts w:hint="eastAsia"/>
        <w:sz w:val="15"/>
      </w:rPr>
      <w:t>第</w:t>
    </w:r>
    <w:r w:rsidRPr="00440710">
      <w:rPr>
        <w:sz w:val="15"/>
      </w:rPr>
      <w:t xml:space="preserve"> * </w:t>
    </w:r>
    <w:r w:rsidRPr="00440710">
      <w:rPr>
        <w:rFonts w:hint="eastAsia"/>
        <w:sz w:val="15"/>
      </w:rPr>
      <w:t>期</w:t>
    </w:r>
    <w:r w:rsidRPr="00440710">
      <w:rPr>
        <w:sz w:val="15"/>
      </w:rPr>
      <w:t xml:space="preserve">  2018</w:t>
    </w:r>
    <w:r w:rsidRPr="00440710">
      <w:rPr>
        <w:rFonts w:hint="eastAsia"/>
        <w:sz w:val="15"/>
      </w:rPr>
      <w:t>年</w:t>
    </w:r>
    <w:r w:rsidRPr="00440710">
      <w:rPr>
        <w:sz w:val="15"/>
      </w:rPr>
      <w:t>*</w:t>
    </w:r>
    <w:r w:rsidRPr="00440710">
      <w:rPr>
        <w:rFonts w:hint="eastAsia"/>
        <w:sz w:val="15"/>
      </w:rPr>
      <w:t>月</w:t>
    </w:r>
    <w:r w:rsidRPr="00440710">
      <w:rPr>
        <w:sz w:val="15"/>
      </w:rPr>
      <w:t>**</w:t>
    </w:r>
    <w:r w:rsidRPr="00440710">
      <w:rPr>
        <w:rFonts w:hint="eastAsia"/>
        <w:sz w:val="15"/>
      </w:rPr>
      <w:t>日</w:t>
    </w:r>
    <w:r w:rsidRPr="00440710">
      <w:rPr>
        <w:sz w:val="15"/>
      </w:rPr>
      <w:tab/>
    </w:r>
    <w:r w:rsidRPr="00440710">
      <w:rPr>
        <w:sz w:val="15"/>
      </w:rPr>
      <w:tab/>
    </w:r>
    <w:r>
      <w:rPr>
        <w:sz w:val="15"/>
      </w:rPr>
      <w:tab/>
    </w:r>
    <w:r w:rsidRPr="00440710">
      <w:rPr>
        <w:sz w:val="15"/>
      </w:rPr>
      <w:t>Vol.42 No.* *</w:t>
    </w:r>
    <w:proofErr w:type="gramStart"/>
    <w:r w:rsidRPr="00440710">
      <w:rPr>
        <w:sz w:val="15"/>
      </w:rPr>
      <w:t>*.*</w:t>
    </w:r>
    <w:proofErr w:type="gramEnd"/>
    <w:r w:rsidRPr="00440710">
      <w:rPr>
        <w:sz w:val="15"/>
      </w:rPr>
      <w:t>*,2018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089D2" w14:textId="77777777" w:rsidR="00242C87" w:rsidRDefault="00242C87">
    <w:pPr>
      <w:pStyle w:val="a3"/>
      <w:pBdr>
        <w:bottom w:val="none" w:sz="0" w:space="0" w:color="auto"/>
      </w:pBdr>
      <w:tabs>
        <w:tab w:val="clear" w:pos="4153"/>
        <w:tab w:val="clear" w:pos="8306"/>
        <w:tab w:val="center" w:pos="4698"/>
        <w:tab w:val="right" w:pos="9228"/>
      </w:tabs>
      <w:jc w:val="both"/>
      <w:rPr>
        <w:lang w:val="en-GB"/>
      </w:rPr>
    </w:pPr>
  </w:p>
  <w:p w14:paraId="7FD42CA1" w14:textId="77777777" w:rsidR="00242C87" w:rsidRDefault="00242C87">
    <w:pPr>
      <w:pStyle w:val="a3"/>
      <w:pBdr>
        <w:bottom w:val="none" w:sz="0" w:space="0" w:color="auto"/>
      </w:pBdr>
      <w:tabs>
        <w:tab w:val="clear" w:pos="4153"/>
        <w:tab w:val="clear" w:pos="8306"/>
        <w:tab w:val="center" w:pos="4698"/>
        <w:tab w:val="right" w:pos="9228"/>
      </w:tabs>
      <w:jc w:val="both"/>
      <w:rPr>
        <w:lang w:val="en-GB"/>
      </w:rPr>
    </w:pPr>
    <w:r w:rsidRPr="00440710">
      <w:rPr>
        <w:noProof/>
        <w:sz w:val="15"/>
      </w:rPr>
      <w:drawing>
        <wp:anchor distT="0" distB="0" distL="114300" distR="114300" simplePos="0" relativeHeight="251660288" behindDoc="0" locked="0" layoutInCell="1" allowOverlap="1" wp14:anchorId="475A9F6A" wp14:editId="7AA2936D">
          <wp:simplePos x="0" y="0"/>
          <wp:positionH relativeFrom="column">
            <wp:posOffset>2449195</wp:posOffset>
          </wp:positionH>
          <wp:positionV relativeFrom="paragraph">
            <wp:posOffset>96190</wp:posOffset>
          </wp:positionV>
          <wp:extent cx="1378585" cy="291465"/>
          <wp:effectExtent l="0" t="0" r="0" b="0"/>
          <wp:wrapNone/>
          <wp:docPr id="8" name="图片 8" descr="C:\Documents and Settings\Administrator\桌面\眉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dministrator\桌面\眉3.t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8585" cy="291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C1198C" w14:textId="77777777" w:rsidR="00242C87" w:rsidRPr="00A80C4E" w:rsidRDefault="00242C87" w:rsidP="000557CB">
    <w:pPr>
      <w:pStyle w:val="a3"/>
      <w:pBdr>
        <w:bottom w:val="single" w:sz="4" w:space="1" w:color="D9D9D9" w:themeColor="background1" w:themeShade="D9"/>
      </w:pBdr>
      <w:tabs>
        <w:tab w:val="clear" w:pos="4153"/>
        <w:tab w:val="clear" w:pos="8306"/>
        <w:tab w:val="center" w:pos="4678"/>
        <w:tab w:val="right" w:pos="9639"/>
      </w:tabs>
      <w:jc w:val="both"/>
      <w:rPr>
        <w:sz w:val="15"/>
      </w:rPr>
    </w:pPr>
    <w:r w:rsidRPr="00A80C4E">
      <w:rPr>
        <w:sz w:val="15"/>
      </w:rPr>
      <w:t>第</w:t>
    </w:r>
    <w:r w:rsidRPr="00A80C4E">
      <w:rPr>
        <w:sz w:val="15"/>
      </w:rPr>
      <w:t xml:space="preserve"> ** </w:t>
    </w:r>
    <w:r w:rsidRPr="00A80C4E">
      <w:rPr>
        <w:sz w:val="15"/>
      </w:rPr>
      <w:t>卷</w:t>
    </w:r>
    <w:r w:rsidRPr="00A80C4E">
      <w:rPr>
        <w:sz w:val="15"/>
      </w:rPr>
      <w:t xml:space="preserve">  </w:t>
    </w:r>
    <w:r w:rsidRPr="00A80C4E">
      <w:rPr>
        <w:sz w:val="15"/>
      </w:rPr>
      <w:t>第</w:t>
    </w:r>
    <w:r w:rsidRPr="00A80C4E">
      <w:rPr>
        <w:sz w:val="15"/>
      </w:rPr>
      <w:t xml:space="preserve"> * </w:t>
    </w:r>
    <w:r w:rsidRPr="00A80C4E">
      <w:rPr>
        <w:sz w:val="15"/>
      </w:rPr>
      <w:t>期</w:t>
    </w:r>
    <w:r w:rsidRPr="00A80C4E">
      <w:rPr>
        <w:sz w:val="15"/>
      </w:rPr>
      <w:t xml:space="preserve">  2018</w:t>
    </w:r>
    <w:r w:rsidRPr="00A80C4E">
      <w:rPr>
        <w:sz w:val="15"/>
      </w:rPr>
      <w:t>年</w:t>
    </w:r>
    <w:r w:rsidRPr="00A80C4E">
      <w:rPr>
        <w:sz w:val="15"/>
      </w:rPr>
      <w:t>*</w:t>
    </w:r>
    <w:r w:rsidRPr="00A80C4E">
      <w:rPr>
        <w:sz w:val="15"/>
      </w:rPr>
      <w:t>月</w:t>
    </w:r>
    <w:r w:rsidRPr="00A80C4E">
      <w:rPr>
        <w:sz w:val="15"/>
      </w:rPr>
      <w:t>**</w:t>
    </w:r>
    <w:r w:rsidRPr="00A80C4E">
      <w:rPr>
        <w:sz w:val="15"/>
      </w:rPr>
      <w:t>日</w:t>
    </w:r>
    <w:r w:rsidRPr="00A80C4E">
      <w:rPr>
        <w:sz w:val="15"/>
      </w:rPr>
      <w:tab/>
    </w:r>
    <w:r w:rsidRPr="00A80C4E">
      <w:rPr>
        <w:sz w:val="15"/>
      </w:rPr>
      <w:tab/>
      <w:t>Vol.42 No.* *</w:t>
    </w:r>
    <w:proofErr w:type="gramStart"/>
    <w:r w:rsidRPr="00A80C4E">
      <w:rPr>
        <w:sz w:val="15"/>
      </w:rPr>
      <w:t>*.*</w:t>
    </w:r>
    <w:proofErr w:type="gramEnd"/>
    <w:r w:rsidRPr="00A80C4E">
      <w:rPr>
        <w:sz w:val="15"/>
      </w:rPr>
      <w:t>*,2018</w:t>
    </w:r>
  </w:p>
  <w:p w14:paraId="4FFDC97B" w14:textId="77777777" w:rsidR="00242C87" w:rsidRDefault="00242C87">
    <w:pPr>
      <w:pStyle w:val="a3"/>
      <w:pBdr>
        <w:bottom w:val="none" w:sz="0" w:space="0" w:color="auto"/>
      </w:pBdr>
      <w:rPr>
        <w:sz w:val="2"/>
        <w:szCs w:val="1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D5E2A" w14:textId="77777777" w:rsidR="00242C87" w:rsidRDefault="00242C87" w:rsidP="000557CB">
    <w:pPr>
      <w:pStyle w:val="a3"/>
      <w:pBdr>
        <w:bottom w:val="single" w:sz="4" w:space="1" w:color="BFBFBF" w:themeColor="background1" w:themeShade="BF"/>
      </w:pBdr>
      <w:tabs>
        <w:tab w:val="clear" w:pos="4153"/>
        <w:tab w:val="clear" w:pos="8306"/>
        <w:tab w:val="center" w:pos="4728"/>
        <w:tab w:val="right" w:pos="9120"/>
      </w:tabs>
      <w:ind w:firstLine="227"/>
      <w:jc w:val="right"/>
      <w:rPr>
        <w:rStyle w:val="a7"/>
        <w:sz w:val="21"/>
        <w:szCs w:val="24"/>
      </w:rPr>
    </w:pPr>
  </w:p>
  <w:p w14:paraId="11F261F4" w14:textId="77777777" w:rsidR="00242C87" w:rsidRDefault="00242C87" w:rsidP="000557CB">
    <w:pPr>
      <w:pStyle w:val="a3"/>
      <w:pBdr>
        <w:bottom w:val="single" w:sz="4" w:space="1" w:color="BFBFBF" w:themeColor="background1" w:themeShade="BF"/>
      </w:pBdr>
      <w:tabs>
        <w:tab w:val="clear" w:pos="4153"/>
        <w:tab w:val="clear" w:pos="8306"/>
        <w:tab w:val="center" w:pos="4728"/>
        <w:tab w:val="right" w:pos="9120"/>
      </w:tabs>
      <w:ind w:firstLine="227"/>
      <w:jc w:val="right"/>
      <w:rPr>
        <w:rStyle w:val="a7"/>
        <w:sz w:val="21"/>
        <w:szCs w:val="24"/>
      </w:rPr>
    </w:pPr>
  </w:p>
  <w:p w14:paraId="1AA48850" w14:textId="77777777" w:rsidR="00242C87" w:rsidRDefault="00242C87" w:rsidP="000557CB">
    <w:pPr>
      <w:pStyle w:val="a3"/>
      <w:pBdr>
        <w:bottom w:val="single" w:sz="4" w:space="1" w:color="BFBFBF" w:themeColor="background1" w:themeShade="BF"/>
      </w:pBdr>
      <w:tabs>
        <w:tab w:val="clear" w:pos="4153"/>
        <w:tab w:val="clear" w:pos="8306"/>
        <w:tab w:val="center" w:pos="4728"/>
        <w:tab w:val="right" w:pos="9639"/>
      </w:tabs>
      <w:spacing w:afterLines="100" w:after="240"/>
      <w:jc w:val="left"/>
      <w:rPr>
        <w:lang w:val="en-GB"/>
      </w:rPr>
    </w:pPr>
    <w:r w:rsidRPr="003B3E07">
      <w:rPr>
        <w:rStyle w:val="a7"/>
        <w:rFonts w:hint="eastAsia"/>
        <w:sz w:val="15"/>
      </w:rPr>
      <w:t>2018</w:t>
    </w:r>
    <w:r w:rsidRPr="003B3E07">
      <w:rPr>
        <w:rStyle w:val="a7"/>
        <w:rFonts w:hint="eastAsia"/>
        <w:sz w:val="15"/>
      </w:rPr>
      <w:t>，</w:t>
    </w:r>
    <w:r w:rsidRPr="003B3E07">
      <w:rPr>
        <w:rStyle w:val="a7"/>
        <w:rFonts w:hint="eastAsia"/>
        <w:sz w:val="15"/>
      </w:rPr>
      <w:t>42(*)</w:t>
    </w:r>
    <w:r w:rsidRPr="003B3E07">
      <w:rPr>
        <w:rStyle w:val="a7"/>
        <w:rFonts w:hint="eastAsia"/>
        <w:sz w:val="15"/>
      </w:rPr>
      <w:tab/>
    </w:r>
    <w:r w:rsidRPr="003B3E07">
      <w:rPr>
        <w:rStyle w:val="a7"/>
        <w:rFonts w:hint="eastAsia"/>
        <w:sz w:val="15"/>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1AC8EE" w14:textId="77777777" w:rsidR="00242C87" w:rsidRDefault="00242C87" w:rsidP="000557CB">
    <w:pPr>
      <w:pStyle w:val="a3"/>
      <w:pBdr>
        <w:bottom w:val="none" w:sz="0" w:space="0" w:color="auto"/>
      </w:pBdr>
      <w:jc w:val="both"/>
      <w:rPr>
        <w:rFonts w:ascii="宋体" w:hAnsi="宋体" w:cs="宋体"/>
      </w:rPr>
    </w:pPr>
  </w:p>
  <w:p w14:paraId="709B44A6" w14:textId="77777777" w:rsidR="00242C87" w:rsidRDefault="00242C87" w:rsidP="000557CB">
    <w:pPr>
      <w:pStyle w:val="a3"/>
      <w:pBdr>
        <w:bottom w:val="none" w:sz="0" w:space="0" w:color="auto"/>
      </w:pBdr>
      <w:jc w:val="both"/>
      <w:rPr>
        <w:rFonts w:ascii="宋体" w:hAnsi="宋体" w:cs="宋体"/>
      </w:rPr>
    </w:pPr>
  </w:p>
  <w:p w14:paraId="0FA58D9E" w14:textId="77777777" w:rsidR="00242C87" w:rsidRPr="00440710" w:rsidRDefault="00242C87" w:rsidP="000557CB">
    <w:pPr>
      <w:pStyle w:val="a3"/>
      <w:pBdr>
        <w:bottom w:val="single" w:sz="4" w:space="1" w:color="D9D9D9" w:themeColor="background1" w:themeShade="D9"/>
      </w:pBdr>
      <w:tabs>
        <w:tab w:val="clear" w:pos="4153"/>
        <w:tab w:val="clear" w:pos="8306"/>
        <w:tab w:val="center" w:pos="4678"/>
        <w:tab w:val="right" w:pos="9639"/>
      </w:tabs>
      <w:spacing w:afterLines="100" w:after="240"/>
      <w:jc w:val="right"/>
      <w:rPr>
        <w:sz w:val="15"/>
      </w:rPr>
    </w:pPr>
    <w:r w:rsidRPr="003B3E07">
      <w:rPr>
        <w:rFonts w:hint="eastAsia"/>
        <w:sz w:val="15"/>
      </w:rPr>
      <w:t>文章题目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925ED"/>
    <w:multiLevelType w:val="hybridMultilevel"/>
    <w:tmpl w:val="ABAC4FB8"/>
    <w:lvl w:ilvl="0" w:tplc="3F702660">
      <w:start w:val="1"/>
      <w:numFmt w:val="decimal"/>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EE29D8"/>
    <w:multiLevelType w:val="hybridMultilevel"/>
    <w:tmpl w:val="977015D0"/>
    <w:lvl w:ilvl="0" w:tplc="79820B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DD31354"/>
    <w:multiLevelType w:val="hybridMultilevel"/>
    <w:tmpl w:val="3842CE64"/>
    <w:lvl w:ilvl="0" w:tplc="738C55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D9930BE"/>
    <w:multiLevelType w:val="hybridMultilevel"/>
    <w:tmpl w:val="AB4AB318"/>
    <w:lvl w:ilvl="0" w:tplc="60D440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4695388"/>
    <w:multiLevelType w:val="hybridMultilevel"/>
    <w:tmpl w:val="F7BEE5A8"/>
    <w:lvl w:ilvl="0" w:tplc="F0F69BBC">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58E3B7D"/>
    <w:multiLevelType w:val="hybridMultilevel"/>
    <w:tmpl w:val="358A80B2"/>
    <w:lvl w:ilvl="0" w:tplc="47EA3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5"/>
  </w:num>
  <w:num w:numId="3">
    <w:abstractNumId w:val="3"/>
  </w:num>
  <w:num w:numId="4">
    <w:abstractNumId w:val="4"/>
  </w:num>
  <w:num w:numId="5">
    <w:abstractNumId w:val="1"/>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yuan">
    <w15:presenceInfo w15:providerId="None" w15:userId="mayu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hideGrammaticalErrors/>
  <w:proofState w:spelling="clean" w:grammar="clean"/>
  <w:trackRevisions/>
  <w:defaultTabStop w:val="53"/>
  <w:drawingGridVerticalSpacing w:val="156"/>
  <w:displayHorizontalDrawingGridEvery w:val="0"/>
  <w:displayVerticalDrawingGridEvery w:val="2"/>
  <w:characterSpacingControl w:val="compressPunctuation"/>
  <w:hdrShapeDefaults>
    <o:shapedefaults v:ext="edit" spidmax="1638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DD9"/>
    <w:rsid w:val="000207EE"/>
    <w:rsid w:val="0002288F"/>
    <w:rsid w:val="00031116"/>
    <w:rsid w:val="00046637"/>
    <w:rsid w:val="000557CB"/>
    <w:rsid w:val="000779B2"/>
    <w:rsid w:val="000B6D3C"/>
    <w:rsid w:val="000C1435"/>
    <w:rsid w:val="000E7043"/>
    <w:rsid w:val="0010096B"/>
    <w:rsid w:val="00164DE1"/>
    <w:rsid w:val="00166878"/>
    <w:rsid w:val="001C06AF"/>
    <w:rsid w:val="001C5248"/>
    <w:rsid w:val="001E51FC"/>
    <w:rsid w:val="00211DD9"/>
    <w:rsid w:val="00216FAD"/>
    <w:rsid w:val="002349ED"/>
    <w:rsid w:val="00242C87"/>
    <w:rsid w:val="002579AA"/>
    <w:rsid w:val="00290F60"/>
    <w:rsid w:val="002A4512"/>
    <w:rsid w:val="002B39D6"/>
    <w:rsid w:val="002C1A2F"/>
    <w:rsid w:val="002C2051"/>
    <w:rsid w:val="00314E44"/>
    <w:rsid w:val="00327748"/>
    <w:rsid w:val="00334AC3"/>
    <w:rsid w:val="00343E4D"/>
    <w:rsid w:val="003627E7"/>
    <w:rsid w:val="0037709A"/>
    <w:rsid w:val="0039659B"/>
    <w:rsid w:val="003A181A"/>
    <w:rsid w:val="003C01CF"/>
    <w:rsid w:val="00423009"/>
    <w:rsid w:val="004232CA"/>
    <w:rsid w:val="004575B8"/>
    <w:rsid w:val="004775AD"/>
    <w:rsid w:val="00485E2A"/>
    <w:rsid w:val="00490FF0"/>
    <w:rsid w:val="00497C9D"/>
    <w:rsid w:val="004A302D"/>
    <w:rsid w:val="00505AC3"/>
    <w:rsid w:val="00546B73"/>
    <w:rsid w:val="00561CA3"/>
    <w:rsid w:val="00572FFF"/>
    <w:rsid w:val="005806FF"/>
    <w:rsid w:val="00594745"/>
    <w:rsid w:val="005A3477"/>
    <w:rsid w:val="005D5D8F"/>
    <w:rsid w:val="005E228D"/>
    <w:rsid w:val="005F23EB"/>
    <w:rsid w:val="005F735A"/>
    <w:rsid w:val="0061450B"/>
    <w:rsid w:val="00644C9B"/>
    <w:rsid w:val="00675FA2"/>
    <w:rsid w:val="00691C01"/>
    <w:rsid w:val="006A71E0"/>
    <w:rsid w:val="006F1915"/>
    <w:rsid w:val="00711E9F"/>
    <w:rsid w:val="00712729"/>
    <w:rsid w:val="00770C49"/>
    <w:rsid w:val="00791143"/>
    <w:rsid w:val="00791E91"/>
    <w:rsid w:val="007F2D4D"/>
    <w:rsid w:val="0080186D"/>
    <w:rsid w:val="008200D6"/>
    <w:rsid w:val="00840DF9"/>
    <w:rsid w:val="00863584"/>
    <w:rsid w:val="00883F60"/>
    <w:rsid w:val="008A1782"/>
    <w:rsid w:val="008A5E6A"/>
    <w:rsid w:val="008B1EFF"/>
    <w:rsid w:val="008B3683"/>
    <w:rsid w:val="008D1BD2"/>
    <w:rsid w:val="008D32DD"/>
    <w:rsid w:val="008D3A30"/>
    <w:rsid w:val="008E186A"/>
    <w:rsid w:val="008E1E3A"/>
    <w:rsid w:val="008E34FE"/>
    <w:rsid w:val="00941907"/>
    <w:rsid w:val="00945EAA"/>
    <w:rsid w:val="0096371E"/>
    <w:rsid w:val="009A7A24"/>
    <w:rsid w:val="009D4E19"/>
    <w:rsid w:val="009E1476"/>
    <w:rsid w:val="009F45FC"/>
    <w:rsid w:val="00A14638"/>
    <w:rsid w:val="00A76F91"/>
    <w:rsid w:val="00A90B6B"/>
    <w:rsid w:val="00A91578"/>
    <w:rsid w:val="00AA2EED"/>
    <w:rsid w:val="00AA4347"/>
    <w:rsid w:val="00AB6A9A"/>
    <w:rsid w:val="00B10420"/>
    <w:rsid w:val="00B33CC4"/>
    <w:rsid w:val="00B67672"/>
    <w:rsid w:val="00B7184B"/>
    <w:rsid w:val="00BB3A7C"/>
    <w:rsid w:val="00BD1F84"/>
    <w:rsid w:val="00BD2201"/>
    <w:rsid w:val="00BD706A"/>
    <w:rsid w:val="00C02207"/>
    <w:rsid w:val="00C03D52"/>
    <w:rsid w:val="00C24481"/>
    <w:rsid w:val="00C44C44"/>
    <w:rsid w:val="00C44EB5"/>
    <w:rsid w:val="00C51128"/>
    <w:rsid w:val="00C6762B"/>
    <w:rsid w:val="00C76E51"/>
    <w:rsid w:val="00C800B4"/>
    <w:rsid w:val="00C85999"/>
    <w:rsid w:val="00C90654"/>
    <w:rsid w:val="00CA06CC"/>
    <w:rsid w:val="00CA25F8"/>
    <w:rsid w:val="00CD1FDB"/>
    <w:rsid w:val="00CD3D54"/>
    <w:rsid w:val="00CD5E5E"/>
    <w:rsid w:val="00CE5193"/>
    <w:rsid w:val="00CE5E79"/>
    <w:rsid w:val="00D207BE"/>
    <w:rsid w:val="00D26B5E"/>
    <w:rsid w:val="00D42BB3"/>
    <w:rsid w:val="00D510E0"/>
    <w:rsid w:val="00D6431C"/>
    <w:rsid w:val="00D825EE"/>
    <w:rsid w:val="00DA3D18"/>
    <w:rsid w:val="00DC4AD8"/>
    <w:rsid w:val="00DC59DE"/>
    <w:rsid w:val="00E24F5C"/>
    <w:rsid w:val="00E300BE"/>
    <w:rsid w:val="00E31B4F"/>
    <w:rsid w:val="00E452B9"/>
    <w:rsid w:val="00E540C8"/>
    <w:rsid w:val="00E57B99"/>
    <w:rsid w:val="00E71C79"/>
    <w:rsid w:val="00E802A7"/>
    <w:rsid w:val="00E92B9D"/>
    <w:rsid w:val="00EA3DEA"/>
    <w:rsid w:val="00EA6335"/>
    <w:rsid w:val="00F03621"/>
    <w:rsid w:val="00F459E1"/>
    <w:rsid w:val="00F97AE0"/>
    <w:rsid w:val="00FB70AC"/>
    <w:rsid w:val="00FC65BD"/>
    <w:rsid w:val="00FF4A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3475E1BB"/>
  <w15:chartTrackingRefBased/>
  <w15:docId w15:val="{4EA4ACCF-E5F0-4049-AD6E-4E9DA568E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1DD9"/>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211DD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211DD9"/>
    <w:rPr>
      <w:rFonts w:ascii="Times New Roman" w:eastAsia="宋体" w:hAnsi="Times New Roman" w:cs="Times New Roman"/>
      <w:sz w:val="18"/>
      <w:szCs w:val="18"/>
    </w:rPr>
  </w:style>
  <w:style w:type="paragraph" w:styleId="a5">
    <w:name w:val="footer"/>
    <w:basedOn w:val="a"/>
    <w:link w:val="a6"/>
    <w:rsid w:val="00211DD9"/>
    <w:pPr>
      <w:tabs>
        <w:tab w:val="center" w:pos="4153"/>
        <w:tab w:val="right" w:pos="8306"/>
      </w:tabs>
      <w:snapToGrid w:val="0"/>
      <w:jc w:val="left"/>
    </w:pPr>
    <w:rPr>
      <w:sz w:val="18"/>
      <w:szCs w:val="18"/>
    </w:rPr>
  </w:style>
  <w:style w:type="character" w:customStyle="1" w:styleId="a6">
    <w:name w:val="页脚 字符"/>
    <w:basedOn w:val="a0"/>
    <w:link w:val="a5"/>
    <w:rsid w:val="00211DD9"/>
    <w:rPr>
      <w:rFonts w:ascii="Times New Roman" w:eastAsia="宋体" w:hAnsi="Times New Roman" w:cs="Times New Roman"/>
      <w:sz w:val="18"/>
      <w:szCs w:val="18"/>
    </w:rPr>
  </w:style>
  <w:style w:type="character" w:styleId="a7">
    <w:name w:val="page number"/>
    <w:basedOn w:val="a0"/>
    <w:rsid w:val="00211DD9"/>
  </w:style>
  <w:style w:type="character" w:styleId="a8">
    <w:name w:val="footnote reference"/>
    <w:rsid w:val="00211DD9"/>
    <w:rPr>
      <w:vertAlign w:val="superscript"/>
    </w:rPr>
  </w:style>
  <w:style w:type="paragraph" w:styleId="a9">
    <w:name w:val="Balloon Text"/>
    <w:basedOn w:val="a"/>
    <w:link w:val="aa"/>
    <w:rsid w:val="00211DD9"/>
    <w:rPr>
      <w:sz w:val="18"/>
      <w:szCs w:val="18"/>
    </w:rPr>
  </w:style>
  <w:style w:type="character" w:customStyle="1" w:styleId="aa">
    <w:name w:val="批注框文本 字符"/>
    <w:basedOn w:val="a0"/>
    <w:link w:val="a9"/>
    <w:rsid w:val="00211DD9"/>
    <w:rPr>
      <w:rFonts w:ascii="Times New Roman" w:eastAsia="宋体" w:hAnsi="Times New Roman" w:cs="Times New Roman"/>
      <w:sz w:val="18"/>
      <w:szCs w:val="18"/>
    </w:rPr>
  </w:style>
  <w:style w:type="paragraph" w:styleId="ab">
    <w:name w:val="Date"/>
    <w:basedOn w:val="a"/>
    <w:next w:val="a"/>
    <w:link w:val="ac"/>
    <w:rsid w:val="00211DD9"/>
    <w:pPr>
      <w:ind w:leftChars="2500" w:left="100"/>
    </w:pPr>
  </w:style>
  <w:style w:type="character" w:customStyle="1" w:styleId="ac">
    <w:name w:val="日期 字符"/>
    <w:basedOn w:val="a0"/>
    <w:link w:val="ab"/>
    <w:rsid w:val="00211DD9"/>
    <w:rPr>
      <w:rFonts w:ascii="Times New Roman" w:eastAsia="宋体" w:hAnsi="Times New Roman" w:cs="Times New Roman"/>
      <w:szCs w:val="24"/>
    </w:rPr>
  </w:style>
  <w:style w:type="character" w:styleId="ad">
    <w:name w:val="Hyperlink"/>
    <w:basedOn w:val="a0"/>
    <w:rsid w:val="00211DD9"/>
    <w:rPr>
      <w:color w:val="0563C1" w:themeColor="hyperlink"/>
      <w:u w:val="single"/>
    </w:rPr>
  </w:style>
  <w:style w:type="character" w:styleId="ae">
    <w:name w:val="annotation reference"/>
    <w:basedOn w:val="a0"/>
    <w:semiHidden/>
    <w:unhideWhenUsed/>
    <w:rsid w:val="00211DD9"/>
    <w:rPr>
      <w:sz w:val="21"/>
      <w:szCs w:val="21"/>
    </w:rPr>
  </w:style>
  <w:style w:type="paragraph" w:styleId="af">
    <w:name w:val="annotation text"/>
    <w:basedOn w:val="a"/>
    <w:link w:val="af0"/>
    <w:unhideWhenUsed/>
    <w:rsid w:val="00211DD9"/>
    <w:pPr>
      <w:jc w:val="left"/>
    </w:pPr>
  </w:style>
  <w:style w:type="character" w:customStyle="1" w:styleId="af0">
    <w:name w:val="批注文字 字符"/>
    <w:basedOn w:val="a0"/>
    <w:link w:val="af"/>
    <w:rsid w:val="00211DD9"/>
    <w:rPr>
      <w:rFonts w:ascii="Times New Roman" w:eastAsia="宋体" w:hAnsi="Times New Roman" w:cs="Times New Roman"/>
      <w:szCs w:val="24"/>
    </w:rPr>
  </w:style>
  <w:style w:type="paragraph" w:styleId="af1">
    <w:name w:val="annotation subject"/>
    <w:basedOn w:val="af"/>
    <w:next w:val="af"/>
    <w:link w:val="af2"/>
    <w:semiHidden/>
    <w:unhideWhenUsed/>
    <w:rsid w:val="00211DD9"/>
    <w:rPr>
      <w:b/>
      <w:bCs/>
    </w:rPr>
  </w:style>
  <w:style w:type="character" w:customStyle="1" w:styleId="af2">
    <w:name w:val="批注主题 字符"/>
    <w:basedOn w:val="af0"/>
    <w:link w:val="af1"/>
    <w:semiHidden/>
    <w:rsid w:val="00211DD9"/>
    <w:rPr>
      <w:rFonts w:ascii="Times New Roman" w:eastAsia="宋体" w:hAnsi="Times New Roman" w:cs="Times New Roman"/>
      <w:b/>
      <w:bCs/>
      <w:szCs w:val="24"/>
    </w:rPr>
  </w:style>
  <w:style w:type="table" w:styleId="af3">
    <w:name w:val="Table Grid"/>
    <w:basedOn w:val="a1"/>
    <w:uiPriority w:val="39"/>
    <w:rsid w:val="00211DD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0"/>
    <w:rsid w:val="00211DD9"/>
    <w:rPr>
      <w:rFonts w:eastAsia="方正书宋简体"/>
      <w:vanish/>
      <w:color w:val="FF0000"/>
      <w:spacing w:val="2"/>
      <w:sz w:val="18"/>
      <w:szCs w:val="20"/>
    </w:rPr>
  </w:style>
  <w:style w:type="paragraph" w:customStyle="1" w:styleId="MTDisplayEquation">
    <w:name w:val="MTDisplayEquation"/>
    <w:basedOn w:val="a"/>
    <w:next w:val="a"/>
    <w:link w:val="MTDisplayEquation0"/>
    <w:rsid w:val="00211DD9"/>
    <w:pPr>
      <w:tabs>
        <w:tab w:val="center" w:pos="2300"/>
        <w:tab w:val="right" w:pos="4600"/>
      </w:tabs>
    </w:pPr>
    <w:rPr>
      <w:szCs w:val="21"/>
    </w:rPr>
  </w:style>
  <w:style w:type="character" w:customStyle="1" w:styleId="MTDisplayEquation0">
    <w:name w:val="MTDisplayEquation 字符"/>
    <w:basedOn w:val="a0"/>
    <w:link w:val="MTDisplayEquation"/>
    <w:rsid w:val="00211DD9"/>
    <w:rPr>
      <w:rFonts w:ascii="Times New Roman" w:eastAsia="宋体" w:hAnsi="Times New Roman" w:cs="Times New Roman"/>
      <w:szCs w:val="21"/>
    </w:rPr>
  </w:style>
  <w:style w:type="character" w:styleId="af4">
    <w:name w:val="Placeholder Text"/>
    <w:basedOn w:val="a0"/>
    <w:uiPriority w:val="99"/>
    <w:semiHidden/>
    <w:rsid w:val="00211DD9"/>
    <w:rPr>
      <w:color w:val="808080"/>
    </w:rPr>
  </w:style>
  <w:style w:type="paragraph" w:styleId="af5">
    <w:name w:val="List Paragraph"/>
    <w:basedOn w:val="a"/>
    <w:uiPriority w:val="34"/>
    <w:qFormat/>
    <w:rsid w:val="00211DD9"/>
    <w:pPr>
      <w:ind w:firstLineChars="200" w:firstLine="420"/>
    </w:pPr>
  </w:style>
  <w:style w:type="paragraph" w:styleId="af6">
    <w:name w:val="footnote text"/>
    <w:basedOn w:val="a"/>
    <w:link w:val="af7"/>
    <w:uiPriority w:val="99"/>
    <w:semiHidden/>
    <w:unhideWhenUsed/>
    <w:rsid w:val="00A14638"/>
    <w:pPr>
      <w:snapToGrid w:val="0"/>
      <w:jc w:val="left"/>
    </w:pPr>
    <w:rPr>
      <w:sz w:val="18"/>
      <w:szCs w:val="18"/>
    </w:rPr>
  </w:style>
  <w:style w:type="character" w:customStyle="1" w:styleId="af7">
    <w:name w:val="脚注文本 字符"/>
    <w:basedOn w:val="a0"/>
    <w:link w:val="af6"/>
    <w:uiPriority w:val="99"/>
    <w:semiHidden/>
    <w:rsid w:val="00A14638"/>
    <w:rPr>
      <w:rFonts w:ascii="Times New Roman" w:eastAsia="宋体" w:hAnsi="Times New Roman" w:cs="Times New Roman"/>
      <w:sz w:val="18"/>
      <w:szCs w:val="18"/>
    </w:rPr>
  </w:style>
  <w:style w:type="paragraph" w:styleId="af8">
    <w:name w:val="Normal (Web)"/>
    <w:basedOn w:val="a"/>
    <w:uiPriority w:val="99"/>
    <w:semiHidden/>
    <w:unhideWhenUsed/>
    <w:rsid w:val="002B39D6"/>
    <w:pPr>
      <w:widowControl/>
      <w:spacing w:before="100" w:beforeAutospacing="1" w:after="100" w:afterAutospacing="1"/>
      <w:jc w:val="left"/>
    </w:pPr>
    <w:rPr>
      <w:rFonts w:ascii="宋体" w:hAnsi="宋体" w:cs="宋体"/>
      <w:kern w:val="0"/>
      <w:sz w:val="24"/>
    </w:rPr>
  </w:style>
  <w:style w:type="character" w:styleId="af9">
    <w:name w:val="Unresolved Mention"/>
    <w:basedOn w:val="a0"/>
    <w:uiPriority w:val="99"/>
    <w:semiHidden/>
    <w:unhideWhenUsed/>
    <w:rsid w:val="002B39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779654">
      <w:bodyDiv w:val="1"/>
      <w:marLeft w:val="0"/>
      <w:marRight w:val="0"/>
      <w:marTop w:val="0"/>
      <w:marBottom w:val="0"/>
      <w:divBdr>
        <w:top w:val="none" w:sz="0" w:space="0" w:color="auto"/>
        <w:left w:val="none" w:sz="0" w:space="0" w:color="auto"/>
        <w:bottom w:val="none" w:sz="0" w:space="0" w:color="auto"/>
        <w:right w:val="none" w:sz="0" w:space="0" w:color="auto"/>
      </w:divBdr>
      <w:divsChild>
        <w:div w:id="581454140">
          <w:marLeft w:val="0"/>
          <w:marRight w:val="0"/>
          <w:marTop w:val="0"/>
          <w:marBottom w:val="0"/>
          <w:divBdr>
            <w:top w:val="none" w:sz="0" w:space="0" w:color="auto"/>
            <w:left w:val="none" w:sz="0" w:space="0" w:color="auto"/>
            <w:bottom w:val="none" w:sz="0" w:space="0" w:color="auto"/>
            <w:right w:val="none" w:sz="0" w:space="0" w:color="auto"/>
          </w:divBdr>
          <w:divsChild>
            <w:div w:id="1623808127">
              <w:marLeft w:val="0"/>
              <w:marRight w:val="0"/>
              <w:marTop w:val="0"/>
              <w:marBottom w:val="0"/>
              <w:divBdr>
                <w:top w:val="none" w:sz="0" w:space="0" w:color="auto"/>
                <w:left w:val="none" w:sz="0" w:space="0" w:color="auto"/>
                <w:bottom w:val="none" w:sz="0" w:space="0" w:color="auto"/>
                <w:right w:val="none" w:sz="0" w:space="0" w:color="auto"/>
              </w:divBdr>
              <w:divsChild>
                <w:div w:id="117953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075114">
      <w:bodyDiv w:val="1"/>
      <w:marLeft w:val="0"/>
      <w:marRight w:val="0"/>
      <w:marTop w:val="0"/>
      <w:marBottom w:val="0"/>
      <w:divBdr>
        <w:top w:val="none" w:sz="0" w:space="0" w:color="auto"/>
        <w:left w:val="none" w:sz="0" w:space="0" w:color="auto"/>
        <w:bottom w:val="none" w:sz="0" w:space="0" w:color="auto"/>
        <w:right w:val="none" w:sz="0" w:space="0" w:color="auto"/>
      </w:divBdr>
      <w:divsChild>
        <w:div w:id="18305541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1" Type="http://schemas.openxmlformats.org/officeDocument/2006/relationships/oleObject" Target="embeddings/oleObject4.bin"/><Relationship Id="rId42" Type="http://schemas.openxmlformats.org/officeDocument/2006/relationships/image" Target="media/image16.wmf"/><Relationship Id="rId63" Type="http://schemas.openxmlformats.org/officeDocument/2006/relationships/oleObject" Target="embeddings/oleObject25.bin"/><Relationship Id="rId84" Type="http://schemas.openxmlformats.org/officeDocument/2006/relationships/image" Target="media/image37.wmf"/><Relationship Id="rId138" Type="http://schemas.openxmlformats.org/officeDocument/2006/relationships/image" Target="media/image64.emf"/><Relationship Id="rId159" Type="http://schemas.openxmlformats.org/officeDocument/2006/relationships/oleObject" Target="embeddings/oleObject70.bin"/><Relationship Id="rId170" Type="http://schemas.openxmlformats.org/officeDocument/2006/relationships/oleObject" Target="embeddings/oleObject74.bin"/><Relationship Id="rId191" Type="http://schemas.openxmlformats.org/officeDocument/2006/relationships/image" Target="media/image89.wmf"/><Relationship Id="rId205" Type="http://schemas.openxmlformats.org/officeDocument/2006/relationships/package" Target="embeddings/Microsoft_Visio_Drawing9.vsdx"/><Relationship Id="rId107" Type="http://schemas.openxmlformats.org/officeDocument/2006/relationships/oleObject" Target="embeddings/oleObject47.bin"/><Relationship Id="rId11" Type="http://schemas.openxmlformats.org/officeDocument/2006/relationships/footer" Target="footer2.xml"/><Relationship Id="rId32" Type="http://schemas.openxmlformats.org/officeDocument/2006/relationships/image" Target="media/image11.w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4.wmf"/><Relationship Id="rId74" Type="http://schemas.openxmlformats.org/officeDocument/2006/relationships/image" Target="media/image32.wmf"/><Relationship Id="rId79" Type="http://schemas.openxmlformats.org/officeDocument/2006/relationships/oleObject" Target="embeddings/oleObject33.bin"/><Relationship Id="rId102" Type="http://schemas.openxmlformats.org/officeDocument/2006/relationships/image" Target="media/image46.wmf"/><Relationship Id="rId123" Type="http://schemas.openxmlformats.org/officeDocument/2006/relationships/oleObject" Target="embeddings/oleObject55.bin"/><Relationship Id="rId128" Type="http://schemas.openxmlformats.org/officeDocument/2006/relationships/image" Target="media/image59.wmf"/><Relationship Id="rId144" Type="http://schemas.openxmlformats.org/officeDocument/2006/relationships/image" Target="media/image66.wmf"/><Relationship Id="rId149" Type="http://schemas.openxmlformats.org/officeDocument/2006/relationships/oleObject" Target="embeddings/oleObject65.bin"/><Relationship Id="rId5" Type="http://schemas.openxmlformats.org/officeDocument/2006/relationships/webSettings" Target="webSettings.xml"/><Relationship Id="rId90" Type="http://schemas.openxmlformats.org/officeDocument/2006/relationships/image" Target="media/image40.wmf"/><Relationship Id="rId95" Type="http://schemas.openxmlformats.org/officeDocument/2006/relationships/oleObject" Target="embeddings/oleObject41.bin"/><Relationship Id="rId160" Type="http://schemas.openxmlformats.org/officeDocument/2006/relationships/image" Target="media/image74.wmf"/><Relationship Id="rId165" Type="http://schemas.openxmlformats.org/officeDocument/2006/relationships/package" Target="embeddings/Microsoft_Visio_Drawing4.vsdx"/><Relationship Id="rId181" Type="http://schemas.openxmlformats.org/officeDocument/2006/relationships/image" Target="media/image84.wmf"/><Relationship Id="rId186" Type="http://schemas.openxmlformats.org/officeDocument/2006/relationships/oleObject" Target="embeddings/oleObject82.bin"/><Relationship Id="rId211" Type="http://schemas.openxmlformats.org/officeDocument/2006/relationships/header" Target="header5.xml"/><Relationship Id="rId22" Type="http://schemas.openxmlformats.org/officeDocument/2006/relationships/image" Target="media/image6.wmf"/><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19.wmf"/><Relationship Id="rId64" Type="http://schemas.openxmlformats.org/officeDocument/2006/relationships/image" Target="media/image27.wmf"/><Relationship Id="rId69" Type="http://schemas.openxmlformats.org/officeDocument/2006/relationships/oleObject" Target="embeddings/oleObject28.bin"/><Relationship Id="rId113" Type="http://schemas.openxmlformats.org/officeDocument/2006/relationships/oleObject" Target="embeddings/oleObject50.bin"/><Relationship Id="rId118" Type="http://schemas.openxmlformats.org/officeDocument/2006/relationships/image" Target="media/image54.wmf"/><Relationship Id="rId134" Type="http://schemas.openxmlformats.org/officeDocument/2006/relationships/image" Target="media/image62.wmf"/><Relationship Id="rId139" Type="http://schemas.openxmlformats.org/officeDocument/2006/relationships/package" Target="embeddings/Microsoft_Visio_Drawing1.vsdx"/><Relationship Id="rId80" Type="http://schemas.openxmlformats.org/officeDocument/2006/relationships/image" Target="media/image35.wmf"/><Relationship Id="rId85" Type="http://schemas.openxmlformats.org/officeDocument/2006/relationships/oleObject" Target="embeddings/oleObject36.bin"/><Relationship Id="rId150" Type="http://schemas.openxmlformats.org/officeDocument/2006/relationships/image" Target="media/image69.wmf"/><Relationship Id="rId155" Type="http://schemas.openxmlformats.org/officeDocument/2006/relationships/oleObject" Target="embeddings/oleObject68.bin"/><Relationship Id="rId171" Type="http://schemas.openxmlformats.org/officeDocument/2006/relationships/image" Target="media/image79.wmf"/><Relationship Id="rId176" Type="http://schemas.openxmlformats.org/officeDocument/2006/relationships/oleObject" Target="embeddings/oleObject77.bin"/><Relationship Id="rId192" Type="http://schemas.openxmlformats.org/officeDocument/2006/relationships/oleObject" Target="embeddings/oleObject85.bin"/><Relationship Id="rId197" Type="http://schemas.openxmlformats.org/officeDocument/2006/relationships/oleObject" Target="embeddings/oleObject89.bin"/><Relationship Id="rId206" Type="http://schemas.openxmlformats.org/officeDocument/2006/relationships/image" Target="media/image94.emf"/><Relationship Id="rId201" Type="http://schemas.openxmlformats.org/officeDocument/2006/relationships/package" Target="embeddings/Microsoft_Visio_Drawing6.vsdx"/><Relationship Id="rId12" Type="http://schemas.openxmlformats.org/officeDocument/2006/relationships/header" Target="header3.xml"/><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image" Target="media/image14.wmf"/><Relationship Id="rId59" Type="http://schemas.openxmlformats.org/officeDocument/2006/relationships/oleObject" Target="embeddings/oleObject23.bin"/><Relationship Id="rId103" Type="http://schemas.openxmlformats.org/officeDocument/2006/relationships/oleObject" Target="embeddings/oleObject45.bin"/><Relationship Id="rId108" Type="http://schemas.openxmlformats.org/officeDocument/2006/relationships/image" Target="media/image49.wmf"/><Relationship Id="rId124" Type="http://schemas.openxmlformats.org/officeDocument/2006/relationships/image" Target="media/image57.wmf"/><Relationship Id="rId129" Type="http://schemas.openxmlformats.org/officeDocument/2006/relationships/oleObject" Target="embeddings/oleObject58.bin"/><Relationship Id="rId54" Type="http://schemas.openxmlformats.org/officeDocument/2006/relationships/image" Target="media/image22.wmf"/><Relationship Id="rId70" Type="http://schemas.openxmlformats.org/officeDocument/2006/relationships/image" Target="media/image30.wmf"/><Relationship Id="rId75" Type="http://schemas.openxmlformats.org/officeDocument/2006/relationships/oleObject" Target="embeddings/oleObject31.bin"/><Relationship Id="rId91" Type="http://schemas.openxmlformats.org/officeDocument/2006/relationships/oleObject" Target="embeddings/oleObject39.bin"/><Relationship Id="rId96" Type="http://schemas.openxmlformats.org/officeDocument/2006/relationships/image" Target="media/image43.wmf"/><Relationship Id="rId140" Type="http://schemas.openxmlformats.org/officeDocument/2006/relationships/package" Target="embeddings/Microsoft_Visio_Drawing2.vsdx"/><Relationship Id="rId145" Type="http://schemas.openxmlformats.org/officeDocument/2006/relationships/oleObject" Target="embeddings/oleObject63.bin"/><Relationship Id="rId161" Type="http://schemas.openxmlformats.org/officeDocument/2006/relationships/oleObject" Target="embeddings/oleObject71.bin"/><Relationship Id="rId166" Type="http://schemas.openxmlformats.org/officeDocument/2006/relationships/package" Target="embeddings/Microsoft_Visio_Drawing5.vsdx"/><Relationship Id="rId182" Type="http://schemas.openxmlformats.org/officeDocument/2006/relationships/oleObject" Target="embeddings/oleObject80.bin"/><Relationship Id="rId187" Type="http://schemas.openxmlformats.org/officeDocument/2006/relationships/image" Target="media/image87.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fontTable" Target="fontTable.xml"/><Relationship Id="rId23" Type="http://schemas.openxmlformats.org/officeDocument/2006/relationships/oleObject" Target="embeddings/oleObject5.bin"/><Relationship Id="rId28" Type="http://schemas.openxmlformats.org/officeDocument/2006/relationships/image" Target="media/image9.wmf"/><Relationship Id="rId49" Type="http://schemas.openxmlformats.org/officeDocument/2006/relationships/oleObject" Target="embeddings/oleObject18.bin"/><Relationship Id="rId114" Type="http://schemas.openxmlformats.org/officeDocument/2006/relationships/image" Target="media/image52.wmf"/><Relationship Id="rId119" Type="http://schemas.openxmlformats.org/officeDocument/2006/relationships/oleObject" Target="embeddings/oleObject53.bin"/><Relationship Id="rId44" Type="http://schemas.openxmlformats.org/officeDocument/2006/relationships/image" Target="media/image17.wmf"/><Relationship Id="rId60" Type="http://schemas.openxmlformats.org/officeDocument/2006/relationships/image" Target="media/image25.wmf"/><Relationship Id="rId65" Type="http://schemas.openxmlformats.org/officeDocument/2006/relationships/oleObject" Target="embeddings/oleObject26.bin"/><Relationship Id="rId81" Type="http://schemas.openxmlformats.org/officeDocument/2006/relationships/oleObject" Target="embeddings/oleObject34.bin"/><Relationship Id="rId86" Type="http://schemas.openxmlformats.org/officeDocument/2006/relationships/image" Target="media/image38.wmf"/><Relationship Id="rId130" Type="http://schemas.openxmlformats.org/officeDocument/2006/relationships/image" Target="media/image60.wmf"/><Relationship Id="rId135" Type="http://schemas.openxmlformats.org/officeDocument/2006/relationships/oleObject" Target="embeddings/oleObject61.bin"/><Relationship Id="rId151" Type="http://schemas.openxmlformats.org/officeDocument/2006/relationships/oleObject" Target="embeddings/oleObject66.bin"/><Relationship Id="rId156" Type="http://schemas.openxmlformats.org/officeDocument/2006/relationships/image" Target="media/image72.wmf"/><Relationship Id="rId177" Type="http://schemas.openxmlformats.org/officeDocument/2006/relationships/image" Target="media/image82.wmf"/><Relationship Id="rId198" Type="http://schemas.openxmlformats.org/officeDocument/2006/relationships/image" Target="media/image91.wmf"/><Relationship Id="rId172" Type="http://schemas.openxmlformats.org/officeDocument/2006/relationships/oleObject" Target="embeddings/oleObject75.bin"/><Relationship Id="rId193" Type="http://schemas.openxmlformats.org/officeDocument/2006/relationships/oleObject" Target="embeddings/oleObject86.bin"/><Relationship Id="rId202" Type="http://schemas.openxmlformats.org/officeDocument/2006/relationships/package" Target="embeddings/Microsoft_Visio_Drawing7.vsdx"/><Relationship Id="rId207" Type="http://schemas.openxmlformats.org/officeDocument/2006/relationships/package" Target="embeddings/Microsoft_Visio_Drawing10.vsdx"/><Relationship Id="rId13" Type="http://schemas.openxmlformats.org/officeDocument/2006/relationships/footer" Target="footer3.xml"/><Relationship Id="rId18" Type="http://schemas.openxmlformats.org/officeDocument/2006/relationships/image" Target="media/image4.wmf"/><Relationship Id="rId39" Type="http://schemas.openxmlformats.org/officeDocument/2006/relationships/oleObject" Target="embeddings/oleObject13.bin"/><Relationship Id="rId109" Type="http://schemas.openxmlformats.org/officeDocument/2006/relationships/oleObject" Target="embeddings/oleObject48.bin"/><Relationship Id="rId34" Type="http://schemas.openxmlformats.org/officeDocument/2006/relationships/image" Target="media/image12.wmf"/><Relationship Id="rId50" Type="http://schemas.openxmlformats.org/officeDocument/2006/relationships/image" Target="media/image20.wmf"/><Relationship Id="rId55" Type="http://schemas.openxmlformats.org/officeDocument/2006/relationships/oleObject" Target="embeddings/oleObject21.bin"/><Relationship Id="rId76" Type="http://schemas.openxmlformats.org/officeDocument/2006/relationships/image" Target="media/image33.wmf"/><Relationship Id="rId97" Type="http://schemas.openxmlformats.org/officeDocument/2006/relationships/oleObject" Target="embeddings/oleObject42.bin"/><Relationship Id="rId104" Type="http://schemas.openxmlformats.org/officeDocument/2006/relationships/image" Target="media/image47.wmf"/><Relationship Id="rId120" Type="http://schemas.openxmlformats.org/officeDocument/2006/relationships/image" Target="media/image55.wmf"/><Relationship Id="rId125" Type="http://schemas.openxmlformats.org/officeDocument/2006/relationships/oleObject" Target="embeddings/oleObject56.bin"/><Relationship Id="rId141" Type="http://schemas.openxmlformats.org/officeDocument/2006/relationships/package" Target="embeddings/Microsoft_Visio_Drawing3.vsdx"/><Relationship Id="rId146" Type="http://schemas.openxmlformats.org/officeDocument/2006/relationships/image" Target="media/image67.wmf"/><Relationship Id="rId167" Type="http://schemas.openxmlformats.org/officeDocument/2006/relationships/image" Target="media/image77.wmf"/><Relationship Id="rId188" Type="http://schemas.openxmlformats.org/officeDocument/2006/relationships/oleObject" Target="embeddings/oleObject83.bin"/><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image" Target="media/image41.wmf"/><Relationship Id="rId162" Type="http://schemas.openxmlformats.org/officeDocument/2006/relationships/image" Target="media/image75.wmf"/><Relationship Id="rId183" Type="http://schemas.openxmlformats.org/officeDocument/2006/relationships/image" Target="media/image85.wmf"/><Relationship Id="rId213" Type="http://schemas.microsoft.com/office/2011/relationships/people" Target="people.xml"/><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7.wmf"/><Relationship Id="rId40" Type="http://schemas.openxmlformats.org/officeDocument/2006/relationships/image" Target="media/image15.wmf"/><Relationship Id="rId45" Type="http://schemas.openxmlformats.org/officeDocument/2006/relationships/oleObject" Target="embeddings/oleObject16.bin"/><Relationship Id="rId66" Type="http://schemas.openxmlformats.org/officeDocument/2006/relationships/image" Target="media/image28.wmf"/><Relationship Id="rId87" Type="http://schemas.openxmlformats.org/officeDocument/2006/relationships/oleObject" Target="embeddings/oleObject37.bin"/><Relationship Id="rId110" Type="http://schemas.openxmlformats.org/officeDocument/2006/relationships/image" Target="media/image50.wmf"/><Relationship Id="rId115" Type="http://schemas.openxmlformats.org/officeDocument/2006/relationships/oleObject" Target="embeddings/oleObject51.bin"/><Relationship Id="rId131" Type="http://schemas.openxmlformats.org/officeDocument/2006/relationships/oleObject" Target="embeddings/oleObject59.bin"/><Relationship Id="rId136" Type="http://schemas.openxmlformats.org/officeDocument/2006/relationships/image" Target="media/image63.emf"/><Relationship Id="rId157" Type="http://schemas.openxmlformats.org/officeDocument/2006/relationships/oleObject" Target="embeddings/oleObject69.bin"/><Relationship Id="rId178" Type="http://schemas.openxmlformats.org/officeDocument/2006/relationships/oleObject" Target="embeddings/oleObject78.bin"/><Relationship Id="rId61" Type="http://schemas.openxmlformats.org/officeDocument/2006/relationships/oleObject" Target="embeddings/oleObject24.bin"/><Relationship Id="rId82" Type="http://schemas.openxmlformats.org/officeDocument/2006/relationships/image" Target="media/image36.wmf"/><Relationship Id="rId152" Type="http://schemas.openxmlformats.org/officeDocument/2006/relationships/image" Target="media/image70.wmf"/><Relationship Id="rId173" Type="http://schemas.openxmlformats.org/officeDocument/2006/relationships/image" Target="media/image80.wmf"/><Relationship Id="rId194" Type="http://schemas.openxmlformats.org/officeDocument/2006/relationships/oleObject" Target="embeddings/oleObject87.bin"/><Relationship Id="rId199" Type="http://schemas.openxmlformats.org/officeDocument/2006/relationships/oleObject" Target="embeddings/oleObject90.bin"/><Relationship Id="rId203" Type="http://schemas.openxmlformats.org/officeDocument/2006/relationships/image" Target="media/image93.emf"/><Relationship Id="rId208" Type="http://schemas.openxmlformats.org/officeDocument/2006/relationships/package" Target="embeddings/Microsoft_Visio_Drawing11.vsdx"/><Relationship Id="rId19" Type="http://schemas.openxmlformats.org/officeDocument/2006/relationships/oleObject" Target="embeddings/oleObject3.bin"/><Relationship Id="rId14" Type="http://schemas.openxmlformats.org/officeDocument/2006/relationships/image" Target="media/image2.wmf"/><Relationship Id="rId30" Type="http://schemas.openxmlformats.org/officeDocument/2006/relationships/image" Target="media/image10.wmf"/><Relationship Id="rId35" Type="http://schemas.openxmlformats.org/officeDocument/2006/relationships/oleObject" Target="embeddings/oleObject11.bin"/><Relationship Id="rId56" Type="http://schemas.openxmlformats.org/officeDocument/2006/relationships/image" Target="media/image23.wmf"/><Relationship Id="rId77" Type="http://schemas.openxmlformats.org/officeDocument/2006/relationships/oleObject" Target="embeddings/oleObject32.bin"/><Relationship Id="rId100" Type="http://schemas.openxmlformats.org/officeDocument/2006/relationships/image" Target="media/image45.wmf"/><Relationship Id="rId105" Type="http://schemas.openxmlformats.org/officeDocument/2006/relationships/oleObject" Target="embeddings/oleObject46.bin"/><Relationship Id="rId126" Type="http://schemas.openxmlformats.org/officeDocument/2006/relationships/image" Target="media/image58.wmf"/><Relationship Id="rId147" Type="http://schemas.openxmlformats.org/officeDocument/2006/relationships/oleObject" Target="embeddings/oleObject64.bin"/><Relationship Id="rId168" Type="http://schemas.openxmlformats.org/officeDocument/2006/relationships/oleObject" Target="embeddings/oleObject73.bin"/><Relationship Id="rId8" Type="http://schemas.openxmlformats.org/officeDocument/2006/relationships/header" Target="header1.xml"/><Relationship Id="rId51" Type="http://schemas.openxmlformats.org/officeDocument/2006/relationships/oleObject" Target="embeddings/oleObject19.bin"/><Relationship Id="rId72" Type="http://schemas.openxmlformats.org/officeDocument/2006/relationships/image" Target="media/image31.wmf"/><Relationship Id="rId93" Type="http://schemas.openxmlformats.org/officeDocument/2006/relationships/oleObject" Target="embeddings/oleObject40.bin"/><Relationship Id="rId98" Type="http://schemas.openxmlformats.org/officeDocument/2006/relationships/image" Target="media/image44.wmf"/><Relationship Id="rId121" Type="http://schemas.openxmlformats.org/officeDocument/2006/relationships/oleObject" Target="embeddings/oleObject54.bin"/><Relationship Id="rId142" Type="http://schemas.openxmlformats.org/officeDocument/2006/relationships/image" Target="media/image65.wmf"/><Relationship Id="rId163" Type="http://schemas.openxmlformats.org/officeDocument/2006/relationships/oleObject" Target="embeddings/oleObject72.bin"/><Relationship Id="rId184" Type="http://schemas.openxmlformats.org/officeDocument/2006/relationships/oleObject" Target="embeddings/oleObject81.bin"/><Relationship Id="rId189" Type="http://schemas.openxmlformats.org/officeDocument/2006/relationships/image" Target="media/image88.wmf"/><Relationship Id="rId3" Type="http://schemas.openxmlformats.org/officeDocument/2006/relationships/styles" Target="styles.xml"/><Relationship Id="rId214" Type="http://schemas.openxmlformats.org/officeDocument/2006/relationships/theme" Target="theme/theme1.xml"/><Relationship Id="rId25" Type="http://schemas.openxmlformats.org/officeDocument/2006/relationships/oleObject" Target="embeddings/oleObject6.bin"/><Relationship Id="rId46" Type="http://schemas.openxmlformats.org/officeDocument/2006/relationships/image" Target="media/image18.wmf"/><Relationship Id="rId67" Type="http://schemas.openxmlformats.org/officeDocument/2006/relationships/oleObject" Target="embeddings/oleObject27.bin"/><Relationship Id="rId116" Type="http://schemas.openxmlformats.org/officeDocument/2006/relationships/image" Target="media/image53.wmf"/><Relationship Id="rId137" Type="http://schemas.openxmlformats.org/officeDocument/2006/relationships/package" Target="embeddings/Microsoft_Visio_Drawing.vsdx"/><Relationship Id="rId158" Type="http://schemas.openxmlformats.org/officeDocument/2006/relationships/image" Target="media/image73.wmf"/><Relationship Id="rId20" Type="http://schemas.openxmlformats.org/officeDocument/2006/relationships/image" Target="media/image5.wmf"/><Relationship Id="rId41" Type="http://schemas.openxmlformats.org/officeDocument/2006/relationships/oleObject" Target="embeddings/oleObject14.bin"/><Relationship Id="rId62" Type="http://schemas.openxmlformats.org/officeDocument/2006/relationships/image" Target="media/image26.wmf"/><Relationship Id="rId83" Type="http://schemas.openxmlformats.org/officeDocument/2006/relationships/oleObject" Target="embeddings/oleObject35.bin"/><Relationship Id="rId88" Type="http://schemas.openxmlformats.org/officeDocument/2006/relationships/image" Target="media/image39.wmf"/><Relationship Id="rId111" Type="http://schemas.openxmlformats.org/officeDocument/2006/relationships/oleObject" Target="embeddings/oleObject49.bin"/><Relationship Id="rId132" Type="http://schemas.openxmlformats.org/officeDocument/2006/relationships/image" Target="media/image61.wmf"/><Relationship Id="rId153" Type="http://schemas.openxmlformats.org/officeDocument/2006/relationships/oleObject" Target="embeddings/oleObject67.bin"/><Relationship Id="rId174" Type="http://schemas.openxmlformats.org/officeDocument/2006/relationships/oleObject" Target="embeddings/oleObject76.bin"/><Relationship Id="rId179" Type="http://schemas.openxmlformats.org/officeDocument/2006/relationships/image" Target="media/image83.wmf"/><Relationship Id="rId195" Type="http://schemas.openxmlformats.org/officeDocument/2006/relationships/oleObject" Target="embeddings/oleObject88.bin"/><Relationship Id="rId209" Type="http://schemas.openxmlformats.org/officeDocument/2006/relationships/image" Target="media/image95.png"/><Relationship Id="rId190" Type="http://schemas.openxmlformats.org/officeDocument/2006/relationships/oleObject" Target="embeddings/oleObject84.bin"/><Relationship Id="rId204" Type="http://schemas.openxmlformats.org/officeDocument/2006/relationships/package" Target="embeddings/Microsoft_Visio_Drawing8.vsdx"/><Relationship Id="rId15" Type="http://schemas.openxmlformats.org/officeDocument/2006/relationships/oleObject" Target="embeddings/oleObject1.bin"/><Relationship Id="rId36" Type="http://schemas.openxmlformats.org/officeDocument/2006/relationships/image" Target="media/image13.wmf"/><Relationship Id="rId57" Type="http://schemas.openxmlformats.org/officeDocument/2006/relationships/oleObject" Target="embeddings/oleObject22.bin"/><Relationship Id="rId106" Type="http://schemas.openxmlformats.org/officeDocument/2006/relationships/image" Target="media/image48.wmf"/><Relationship Id="rId127" Type="http://schemas.openxmlformats.org/officeDocument/2006/relationships/oleObject" Target="embeddings/oleObject57.bin"/><Relationship Id="rId10" Type="http://schemas.openxmlformats.org/officeDocument/2006/relationships/footer" Target="footer1.xml"/><Relationship Id="rId31" Type="http://schemas.openxmlformats.org/officeDocument/2006/relationships/oleObject" Target="embeddings/oleObject9.bin"/><Relationship Id="rId52" Type="http://schemas.openxmlformats.org/officeDocument/2006/relationships/image" Target="media/image21.wmf"/><Relationship Id="rId73" Type="http://schemas.openxmlformats.org/officeDocument/2006/relationships/oleObject" Target="embeddings/oleObject30.bin"/><Relationship Id="rId78" Type="http://schemas.openxmlformats.org/officeDocument/2006/relationships/image" Target="media/image34.wmf"/><Relationship Id="rId94" Type="http://schemas.openxmlformats.org/officeDocument/2006/relationships/image" Target="media/image42.w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56.wmf"/><Relationship Id="rId143" Type="http://schemas.openxmlformats.org/officeDocument/2006/relationships/oleObject" Target="embeddings/oleObject62.bin"/><Relationship Id="rId148" Type="http://schemas.openxmlformats.org/officeDocument/2006/relationships/image" Target="media/image68.wmf"/><Relationship Id="rId164" Type="http://schemas.openxmlformats.org/officeDocument/2006/relationships/image" Target="media/image76.emf"/><Relationship Id="rId169" Type="http://schemas.openxmlformats.org/officeDocument/2006/relationships/image" Target="media/image78.wmf"/><Relationship Id="rId185" Type="http://schemas.openxmlformats.org/officeDocument/2006/relationships/image" Target="media/image86.w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79.bin"/><Relationship Id="rId210" Type="http://schemas.openxmlformats.org/officeDocument/2006/relationships/header" Target="header4.xml"/><Relationship Id="rId26" Type="http://schemas.openxmlformats.org/officeDocument/2006/relationships/image" Target="media/image8.wmf"/><Relationship Id="rId47" Type="http://schemas.openxmlformats.org/officeDocument/2006/relationships/oleObject" Target="embeddings/oleObject17.bin"/><Relationship Id="rId68" Type="http://schemas.openxmlformats.org/officeDocument/2006/relationships/image" Target="media/image29.wmf"/><Relationship Id="rId89" Type="http://schemas.openxmlformats.org/officeDocument/2006/relationships/oleObject" Target="embeddings/oleObject38.bin"/><Relationship Id="rId112" Type="http://schemas.openxmlformats.org/officeDocument/2006/relationships/image" Target="media/image51.wmf"/><Relationship Id="rId133" Type="http://schemas.openxmlformats.org/officeDocument/2006/relationships/oleObject" Target="embeddings/oleObject60.bin"/><Relationship Id="rId154" Type="http://schemas.openxmlformats.org/officeDocument/2006/relationships/image" Target="media/image71.wmf"/><Relationship Id="rId175" Type="http://schemas.openxmlformats.org/officeDocument/2006/relationships/image" Target="media/image81.wmf"/><Relationship Id="rId196" Type="http://schemas.openxmlformats.org/officeDocument/2006/relationships/image" Target="media/image90.wmf"/><Relationship Id="rId200" Type="http://schemas.openxmlformats.org/officeDocument/2006/relationships/image" Target="media/image92.emf"/><Relationship Id="rId16" Type="http://schemas.openxmlformats.org/officeDocument/2006/relationships/image" Target="media/image3.wmf"/></Relationships>
</file>

<file path=word/_rels/header2.xml.rels><?xml version="1.0" encoding="UTF-8" standalone="yes"?>
<Relationships xmlns="http://schemas.openxmlformats.org/package/2006/relationships"><Relationship Id="rId1" Type="http://schemas.openxmlformats.org/officeDocument/2006/relationships/image" Target="media/image1.tiff"/></Relationships>
</file>

<file path=word/_rels/header3.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49154-57AE-4613-8FBE-4A5160BCD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7</Pages>
  <Words>2675</Words>
  <Characters>15254</Characters>
  <Application>Microsoft Office Word</Application>
  <DocSecurity>0</DocSecurity>
  <Lines>127</Lines>
  <Paragraphs>35</Paragraphs>
  <ScaleCrop>false</ScaleCrop>
  <Company/>
  <LinksUpToDate>false</LinksUpToDate>
  <CharactersWithSpaces>17894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马原</dc:creator>
  <cp:keywords/>
  <dc:description/>
  <cp:lastModifiedBy>mayuan</cp:lastModifiedBy>
  <cp:revision>15</cp:revision>
  <dcterms:created xsi:type="dcterms:W3CDTF">2020-02-26T14:54:00Z</dcterms:created>
  <dcterms:modified xsi:type="dcterms:W3CDTF">2020-04-10T02:31:00Z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